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57A9" w:rsidRPr="006C7463" w:rsidRDefault="007C57A9">
      <w:pPr>
        <w:rPr>
          <w:rFonts w:ascii="Arial" w:hAnsi="Arial" w:cs="Arial"/>
        </w:rPr>
      </w:pPr>
    </w:p>
    <w:p w:rsidR="008A5A5A" w:rsidRPr="006C7463" w:rsidRDefault="008A5A5A" w:rsidP="008A5A5A">
      <w:pPr>
        <w:rPr>
          <w:rFonts w:ascii="Arial" w:hAnsi="Arial" w:cs="Arial"/>
        </w:rPr>
      </w:pPr>
    </w:p>
    <w:p w:rsidR="007C57A9" w:rsidRPr="006C7463" w:rsidRDefault="007C57A9" w:rsidP="008A5A5A">
      <w:pPr>
        <w:rPr>
          <w:rFonts w:ascii="Arial" w:hAnsi="Arial" w:cs="Arial"/>
        </w:rPr>
      </w:pPr>
    </w:p>
    <w:p w:rsidR="007C57A9" w:rsidRPr="006C7463" w:rsidRDefault="007C57A9" w:rsidP="008A5A5A">
      <w:pPr>
        <w:rPr>
          <w:rFonts w:ascii="Arial" w:hAnsi="Arial" w:cs="Arial"/>
        </w:rPr>
      </w:pPr>
    </w:p>
    <w:p w:rsidR="007C57A9" w:rsidRPr="006C7463" w:rsidRDefault="007C57A9" w:rsidP="008A5A5A">
      <w:pPr>
        <w:rPr>
          <w:rFonts w:ascii="Arial" w:hAnsi="Arial" w:cs="Arial"/>
          <w:spacing w:val="0"/>
          <w:kern w:val="0"/>
          <w:sz w:val="48"/>
          <w:szCs w:val="48"/>
          <w:lang w:eastAsia="en-US"/>
        </w:rPr>
      </w:pPr>
    </w:p>
    <w:p w:rsidR="003D5906" w:rsidRPr="005168A4" w:rsidRDefault="003208F6" w:rsidP="007C57A9">
      <w:pPr>
        <w:pStyle w:val="Heading4"/>
        <w:numPr>
          <w:ilvl w:val="0"/>
          <w:numId w:val="0"/>
        </w:numPr>
        <w:jc w:val="center"/>
        <w:rPr>
          <w:rFonts w:ascii="Arial" w:hAnsi="Arial" w:cs="Arial"/>
          <w:bCs w:val="0"/>
          <w:spacing w:val="0"/>
          <w:kern w:val="0"/>
          <w:sz w:val="48"/>
          <w:szCs w:val="48"/>
          <w:lang w:eastAsia="en-US"/>
        </w:rPr>
      </w:pPr>
      <w:r w:rsidRPr="005168A4">
        <w:rPr>
          <w:rFonts w:ascii="Arial" w:hAnsi="Arial" w:cs="Arial"/>
          <w:bCs w:val="0"/>
          <w:spacing w:val="0"/>
          <w:kern w:val="0"/>
          <w:sz w:val="48"/>
          <w:szCs w:val="48"/>
          <w:lang w:eastAsia="en-US"/>
        </w:rPr>
        <w:t>Corteva CFIN</w:t>
      </w:r>
      <w:r w:rsidR="007C57A9" w:rsidRPr="005168A4">
        <w:rPr>
          <w:rFonts w:ascii="Arial" w:hAnsi="Arial" w:cs="Arial"/>
          <w:bCs w:val="0"/>
          <w:spacing w:val="0"/>
          <w:kern w:val="0"/>
          <w:sz w:val="48"/>
          <w:szCs w:val="48"/>
          <w:lang w:eastAsia="en-US"/>
        </w:rPr>
        <w:t xml:space="preserve"> </w:t>
      </w:r>
    </w:p>
    <w:p w:rsidR="007C57A9" w:rsidRPr="005168A4" w:rsidRDefault="007C57A9" w:rsidP="007C57A9">
      <w:pPr>
        <w:pStyle w:val="Heading4"/>
        <w:numPr>
          <w:ilvl w:val="0"/>
          <w:numId w:val="0"/>
        </w:numPr>
        <w:jc w:val="center"/>
        <w:rPr>
          <w:rFonts w:ascii="Arial" w:hAnsi="Arial" w:cs="Arial"/>
          <w:bCs w:val="0"/>
          <w:spacing w:val="0"/>
          <w:kern w:val="0"/>
          <w:sz w:val="48"/>
          <w:szCs w:val="48"/>
          <w:lang w:eastAsia="en-US"/>
        </w:rPr>
      </w:pPr>
      <w:r w:rsidRPr="005168A4">
        <w:rPr>
          <w:rFonts w:ascii="Arial" w:hAnsi="Arial" w:cs="Arial"/>
          <w:bCs w:val="0"/>
          <w:spacing w:val="0"/>
          <w:kern w:val="0"/>
          <w:sz w:val="48"/>
          <w:szCs w:val="48"/>
          <w:lang w:eastAsia="en-US"/>
        </w:rPr>
        <w:t>Functional Design Specifications</w:t>
      </w:r>
    </w:p>
    <w:p w:rsidR="00905E51" w:rsidRPr="005168A4" w:rsidRDefault="005C4EC8" w:rsidP="00905E51">
      <w:pPr>
        <w:jc w:val="center"/>
        <w:rPr>
          <w:rFonts w:ascii="Arial" w:hAnsi="Arial" w:cs="Arial"/>
          <w:b/>
          <w:lang w:eastAsia="en-US"/>
        </w:rPr>
      </w:pPr>
      <w:r w:rsidRPr="005168A4">
        <w:rPr>
          <w:rFonts w:ascii="Arial" w:hAnsi="Arial" w:cs="Arial"/>
          <w:b/>
          <w:spacing w:val="0"/>
          <w:kern w:val="0"/>
          <w:sz w:val="48"/>
          <w:szCs w:val="48"/>
          <w:lang w:eastAsia="en-US"/>
        </w:rPr>
        <w:t>[</w:t>
      </w:r>
      <w:r w:rsidR="006F72B8">
        <w:rPr>
          <w:rFonts w:ascii="Arial" w:hAnsi="Arial" w:cs="Arial"/>
          <w:b/>
          <w:spacing w:val="0"/>
          <w:kern w:val="0"/>
          <w:sz w:val="48"/>
          <w:szCs w:val="48"/>
          <w:lang w:eastAsia="en-US"/>
        </w:rPr>
        <w:t>GLD_FDS_</w:t>
      </w:r>
      <w:r w:rsidR="002C74E8">
        <w:rPr>
          <w:rFonts w:ascii="Arial" w:hAnsi="Arial" w:cs="Arial"/>
          <w:b/>
          <w:spacing w:val="0"/>
          <w:kern w:val="0"/>
          <w:sz w:val="48"/>
          <w:szCs w:val="48"/>
          <w:lang w:eastAsia="en-US"/>
        </w:rPr>
        <w:t>E</w:t>
      </w:r>
      <w:r w:rsidR="006F72B8">
        <w:rPr>
          <w:rFonts w:ascii="Arial" w:hAnsi="Arial" w:cs="Arial"/>
          <w:b/>
          <w:spacing w:val="0"/>
          <w:kern w:val="0"/>
          <w:sz w:val="48"/>
          <w:szCs w:val="48"/>
          <w:lang w:eastAsia="en-US"/>
        </w:rPr>
        <w:t>_</w:t>
      </w:r>
      <w:r w:rsidR="002C74E8">
        <w:rPr>
          <w:rFonts w:ascii="Arial" w:hAnsi="Arial" w:cs="Arial"/>
          <w:b/>
          <w:spacing w:val="0"/>
          <w:kern w:val="0"/>
          <w:sz w:val="48"/>
          <w:szCs w:val="48"/>
          <w:lang w:eastAsia="en-US"/>
        </w:rPr>
        <w:t>008</w:t>
      </w:r>
      <w:r w:rsidR="006F72B8">
        <w:rPr>
          <w:rFonts w:ascii="Arial" w:hAnsi="Arial" w:cs="Arial"/>
          <w:b/>
          <w:spacing w:val="0"/>
          <w:kern w:val="0"/>
          <w:sz w:val="48"/>
          <w:szCs w:val="48"/>
          <w:lang w:eastAsia="en-US"/>
        </w:rPr>
        <w:t>_</w:t>
      </w:r>
      <w:r w:rsidR="002C74E8">
        <w:rPr>
          <w:rFonts w:ascii="Arial" w:hAnsi="Arial" w:cs="Arial"/>
          <w:b/>
          <w:spacing w:val="0"/>
          <w:kern w:val="0"/>
          <w:sz w:val="48"/>
          <w:szCs w:val="48"/>
          <w:lang w:eastAsia="en-US"/>
        </w:rPr>
        <w:t>Special Purpose Ledger Tri-currency into CFIN from DCP]</w:t>
      </w:r>
    </w:p>
    <w:p w:rsidR="007C57A9" w:rsidRPr="006C7463" w:rsidRDefault="007C57A9" w:rsidP="007C57A9">
      <w:pPr>
        <w:jc w:val="center"/>
        <w:rPr>
          <w:rFonts w:ascii="Arial" w:hAnsi="Arial" w:cs="Arial"/>
        </w:rPr>
      </w:pPr>
    </w:p>
    <w:p w:rsidR="007C57A9" w:rsidRPr="006C7463" w:rsidRDefault="007C57A9" w:rsidP="007C57A9">
      <w:pPr>
        <w:jc w:val="center"/>
        <w:rPr>
          <w:rFonts w:ascii="Arial" w:hAnsi="Arial" w:cs="Arial"/>
        </w:rPr>
      </w:pPr>
    </w:p>
    <w:p w:rsidR="007C57A9" w:rsidRPr="006C7463" w:rsidRDefault="007C57A9" w:rsidP="007C57A9">
      <w:pPr>
        <w:jc w:val="center"/>
        <w:rPr>
          <w:rFonts w:ascii="Arial" w:hAnsi="Arial" w:cs="Arial"/>
        </w:rPr>
      </w:pPr>
    </w:p>
    <w:p w:rsidR="007C57A9" w:rsidRPr="006C7463" w:rsidRDefault="00CD0CC1" w:rsidP="007C57A9">
      <w:pPr>
        <w:pStyle w:val="EYCoverSubTitle"/>
        <w:jc w:val="center"/>
        <w:rPr>
          <w:rFonts w:ascii="Arial" w:hAnsi="Arial" w:cs="Arial"/>
          <w:color w:val="auto"/>
          <w:sz w:val="24"/>
          <w:szCs w:val="24"/>
        </w:rPr>
      </w:pPr>
      <w:r>
        <w:rPr>
          <w:rFonts w:ascii="Arial" w:hAnsi="Arial" w:cs="Arial"/>
          <w:color w:val="auto"/>
          <w:sz w:val="24"/>
          <w:szCs w:val="24"/>
        </w:rPr>
        <w:t>04.10.2019</w:t>
      </w:r>
    </w:p>
    <w:p w:rsidR="007C57A9" w:rsidRPr="006C7463" w:rsidRDefault="007C57A9" w:rsidP="007C57A9">
      <w:pPr>
        <w:pStyle w:val="EYCoverSubTitle"/>
        <w:jc w:val="center"/>
        <w:rPr>
          <w:rFonts w:ascii="Arial" w:hAnsi="Arial" w:cs="Arial"/>
          <w:color w:val="auto"/>
          <w:sz w:val="24"/>
          <w:szCs w:val="24"/>
        </w:rPr>
      </w:pPr>
      <w:r w:rsidRPr="006C7463">
        <w:rPr>
          <w:rFonts w:ascii="Arial" w:hAnsi="Arial" w:cs="Arial"/>
          <w:color w:val="auto"/>
          <w:sz w:val="24"/>
          <w:szCs w:val="24"/>
        </w:rPr>
        <w:t>Version 1.0</w:t>
      </w:r>
    </w:p>
    <w:p w:rsidR="007C57A9" w:rsidRPr="006C7463" w:rsidRDefault="007C57A9" w:rsidP="007C57A9">
      <w:pPr>
        <w:rPr>
          <w:rFonts w:ascii="Arial" w:hAnsi="Arial" w:cs="Arial"/>
        </w:rPr>
      </w:pPr>
    </w:p>
    <w:p w:rsidR="007C57A9" w:rsidRPr="006C7463" w:rsidRDefault="007C57A9" w:rsidP="008A5A5A">
      <w:pPr>
        <w:rPr>
          <w:rFonts w:ascii="Arial" w:hAnsi="Arial" w:cs="Arial"/>
        </w:rPr>
      </w:pPr>
    </w:p>
    <w:p w:rsidR="007C57A9" w:rsidRPr="006C7463" w:rsidRDefault="007C57A9" w:rsidP="008A5A5A">
      <w:pPr>
        <w:rPr>
          <w:rFonts w:ascii="Arial" w:hAnsi="Arial" w:cs="Arial"/>
        </w:rPr>
      </w:pPr>
    </w:p>
    <w:p w:rsidR="007C57A9" w:rsidRPr="006C7463" w:rsidRDefault="007C57A9" w:rsidP="008A5A5A">
      <w:pPr>
        <w:rPr>
          <w:rFonts w:ascii="Arial" w:hAnsi="Arial" w:cs="Arial"/>
        </w:rPr>
      </w:pPr>
    </w:p>
    <w:p w:rsidR="007413EA" w:rsidRPr="006C7463" w:rsidRDefault="007413EA" w:rsidP="008A5A5A">
      <w:pPr>
        <w:rPr>
          <w:rFonts w:ascii="Arial" w:hAnsi="Arial" w:cs="Arial"/>
        </w:rPr>
      </w:pPr>
    </w:p>
    <w:p w:rsidR="007413EA" w:rsidRPr="006C7463" w:rsidRDefault="007413EA" w:rsidP="008A5A5A">
      <w:pPr>
        <w:rPr>
          <w:rFonts w:ascii="Arial" w:hAnsi="Arial" w:cs="Arial"/>
        </w:rPr>
      </w:pPr>
    </w:p>
    <w:p w:rsidR="007413EA" w:rsidRPr="006C7463" w:rsidRDefault="007413EA" w:rsidP="007413EA">
      <w:pPr>
        <w:pStyle w:val="TableHeading1"/>
        <w:jc w:val="left"/>
        <w:rPr>
          <w:rFonts w:cs="Arial"/>
        </w:rPr>
      </w:pPr>
      <w:r w:rsidRPr="006C7463">
        <w:rPr>
          <w:rFonts w:cs="Arial"/>
        </w:rPr>
        <w:t>Document Version History</w:t>
      </w:r>
    </w:p>
    <w:tbl>
      <w:tblPr>
        <w:tblW w:w="9360"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1440"/>
        <w:gridCol w:w="2127"/>
        <w:gridCol w:w="4713"/>
      </w:tblGrid>
      <w:tr w:rsidR="007413EA" w:rsidRPr="006C7463" w:rsidTr="006D242C">
        <w:trPr>
          <w:trHeight w:val="512"/>
        </w:trPr>
        <w:tc>
          <w:tcPr>
            <w:tcW w:w="1080" w:type="dxa"/>
            <w:tcBorders>
              <w:top w:val="single" w:sz="12" w:space="0" w:color="auto"/>
              <w:left w:val="single" w:sz="12" w:space="0" w:color="auto"/>
              <w:bottom w:val="single" w:sz="12" w:space="0" w:color="auto"/>
            </w:tcBorders>
            <w:shd w:val="clear" w:color="auto" w:fill="E0E0E0"/>
            <w:vAlign w:val="center"/>
          </w:tcPr>
          <w:p w:rsidR="007413EA" w:rsidRPr="006C7463" w:rsidRDefault="007413EA" w:rsidP="00CB42D2">
            <w:pPr>
              <w:pStyle w:val="TableHeading2"/>
              <w:jc w:val="center"/>
              <w:rPr>
                <w:rFonts w:cs="Arial"/>
                <w:b w:val="0"/>
                <w:sz w:val="20"/>
              </w:rPr>
            </w:pPr>
            <w:r w:rsidRPr="006C7463">
              <w:rPr>
                <w:rFonts w:cs="Arial"/>
                <w:b w:val="0"/>
                <w:sz w:val="20"/>
              </w:rPr>
              <w:t>Version No</w:t>
            </w:r>
          </w:p>
        </w:tc>
        <w:tc>
          <w:tcPr>
            <w:tcW w:w="1440" w:type="dxa"/>
            <w:tcBorders>
              <w:top w:val="single" w:sz="12" w:space="0" w:color="auto"/>
              <w:bottom w:val="single" w:sz="12" w:space="0" w:color="auto"/>
            </w:tcBorders>
            <w:shd w:val="clear" w:color="auto" w:fill="E0E0E0"/>
            <w:vAlign w:val="center"/>
          </w:tcPr>
          <w:p w:rsidR="007413EA" w:rsidRPr="006C7463" w:rsidRDefault="007413EA" w:rsidP="00CB42D2">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Version date</w:t>
            </w:r>
          </w:p>
        </w:tc>
        <w:tc>
          <w:tcPr>
            <w:tcW w:w="2127" w:type="dxa"/>
            <w:tcBorders>
              <w:top w:val="single" w:sz="12" w:space="0" w:color="auto"/>
              <w:bottom w:val="single" w:sz="12" w:space="0" w:color="auto"/>
              <w:right w:val="single" w:sz="4" w:space="0" w:color="auto"/>
            </w:tcBorders>
            <w:shd w:val="clear" w:color="auto" w:fill="E0E0E0"/>
            <w:vAlign w:val="center"/>
          </w:tcPr>
          <w:p w:rsidR="007413EA" w:rsidRPr="006C7463" w:rsidRDefault="007413EA" w:rsidP="00CB42D2">
            <w:pPr>
              <w:pStyle w:val="TableHeading2"/>
              <w:jc w:val="center"/>
              <w:rPr>
                <w:rFonts w:cs="Arial"/>
                <w:b w:val="0"/>
                <w:sz w:val="20"/>
              </w:rPr>
            </w:pPr>
            <w:r w:rsidRPr="006C7463">
              <w:rPr>
                <w:rFonts w:cs="Arial"/>
                <w:b w:val="0"/>
                <w:sz w:val="20"/>
              </w:rPr>
              <w:t>Author</w:t>
            </w:r>
          </w:p>
        </w:tc>
        <w:tc>
          <w:tcPr>
            <w:tcW w:w="4713" w:type="dxa"/>
            <w:tcBorders>
              <w:top w:val="single" w:sz="12" w:space="0" w:color="auto"/>
              <w:left w:val="single" w:sz="4" w:space="0" w:color="auto"/>
              <w:bottom w:val="single" w:sz="12" w:space="0" w:color="auto"/>
              <w:right w:val="single" w:sz="12" w:space="0" w:color="auto"/>
            </w:tcBorders>
            <w:shd w:val="clear" w:color="auto" w:fill="E0E0E0"/>
            <w:vAlign w:val="center"/>
          </w:tcPr>
          <w:p w:rsidR="007413EA" w:rsidRPr="006C7463" w:rsidRDefault="007413EA" w:rsidP="00C35433">
            <w:pPr>
              <w:rPr>
                <w:rFonts w:ascii="Arial" w:hAnsi="Arial" w:cs="Arial"/>
                <w:bCs/>
                <w:color w:val="000000"/>
                <w:sz w:val="20"/>
                <w:szCs w:val="20"/>
              </w:rPr>
            </w:pPr>
            <w:r w:rsidRPr="006C7463">
              <w:rPr>
                <w:rFonts w:ascii="Arial" w:hAnsi="Arial" w:cs="Arial"/>
                <w:bCs/>
                <w:color w:val="000000"/>
                <w:sz w:val="20"/>
                <w:szCs w:val="20"/>
              </w:rPr>
              <w:t>Summary of Changes</w:t>
            </w:r>
          </w:p>
        </w:tc>
      </w:tr>
      <w:tr w:rsidR="007413EA" w:rsidRPr="006C7463"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rsidR="007413EA" w:rsidRPr="006C7463" w:rsidRDefault="002963E5" w:rsidP="00CB42D2">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1.0</w:t>
            </w:r>
          </w:p>
        </w:tc>
        <w:tc>
          <w:tcPr>
            <w:tcW w:w="1440" w:type="dxa"/>
            <w:tcBorders>
              <w:top w:val="single" w:sz="12" w:space="0" w:color="auto"/>
              <w:bottom w:val="single" w:sz="12" w:space="0" w:color="auto"/>
            </w:tcBorders>
            <w:shd w:val="clear" w:color="auto" w:fill="auto"/>
            <w:vAlign w:val="center"/>
          </w:tcPr>
          <w:p w:rsidR="007413EA" w:rsidRPr="006C7463" w:rsidRDefault="00003FEC" w:rsidP="00CB42D2">
            <w:pPr>
              <w:spacing w:before="100" w:beforeAutospacing="1" w:after="120"/>
              <w:jc w:val="center"/>
              <w:rPr>
                <w:rFonts w:ascii="Arial" w:hAnsi="Arial" w:cs="Arial"/>
                <w:bCs/>
                <w:color w:val="000000"/>
                <w:sz w:val="20"/>
                <w:szCs w:val="20"/>
              </w:rPr>
            </w:pPr>
            <w:r>
              <w:rPr>
                <w:rFonts w:ascii="Arial" w:hAnsi="Arial" w:cs="Arial"/>
                <w:bCs/>
                <w:color w:val="000000"/>
                <w:sz w:val="20"/>
                <w:szCs w:val="20"/>
              </w:rPr>
              <w:t>04</w:t>
            </w:r>
            <w:r w:rsidR="002963E5" w:rsidRPr="006C7463">
              <w:rPr>
                <w:rFonts w:ascii="Arial" w:hAnsi="Arial" w:cs="Arial"/>
                <w:bCs/>
                <w:color w:val="000000"/>
                <w:sz w:val="20"/>
                <w:szCs w:val="20"/>
              </w:rPr>
              <w:t>/</w:t>
            </w:r>
            <w:r w:rsidR="00CD0CC1">
              <w:rPr>
                <w:rFonts w:ascii="Arial" w:hAnsi="Arial" w:cs="Arial"/>
                <w:bCs/>
                <w:color w:val="000000"/>
                <w:sz w:val="20"/>
                <w:szCs w:val="20"/>
              </w:rPr>
              <w:t>10/2019</w:t>
            </w:r>
          </w:p>
        </w:tc>
        <w:tc>
          <w:tcPr>
            <w:tcW w:w="2127" w:type="dxa"/>
            <w:tcBorders>
              <w:top w:val="single" w:sz="12" w:space="0" w:color="auto"/>
              <w:bottom w:val="single" w:sz="12" w:space="0" w:color="auto"/>
              <w:right w:val="single" w:sz="4" w:space="0" w:color="auto"/>
            </w:tcBorders>
            <w:shd w:val="clear" w:color="auto" w:fill="auto"/>
            <w:vAlign w:val="center"/>
          </w:tcPr>
          <w:p w:rsidR="007413EA" w:rsidRPr="006C7463" w:rsidRDefault="006D242C" w:rsidP="00CB42D2">
            <w:pPr>
              <w:spacing w:before="100" w:beforeAutospacing="1" w:after="120"/>
              <w:jc w:val="center"/>
              <w:rPr>
                <w:rFonts w:ascii="Arial" w:hAnsi="Arial" w:cs="Arial"/>
                <w:bCs/>
                <w:color w:val="000000"/>
                <w:sz w:val="20"/>
                <w:szCs w:val="20"/>
              </w:rPr>
            </w:pPr>
            <w:r>
              <w:rPr>
                <w:rFonts w:ascii="Arial" w:hAnsi="Arial" w:cs="Arial"/>
                <w:bCs/>
                <w:color w:val="000000"/>
                <w:sz w:val="20"/>
                <w:szCs w:val="20"/>
              </w:rPr>
              <w:t>Stephen Biernesser</w:t>
            </w: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rsidR="007413EA" w:rsidRPr="006C7463" w:rsidRDefault="002963E5" w:rsidP="00C35433">
            <w:pPr>
              <w:spacing w:before="100" w:beforeAutospacing="1" w:after="120"/>
              <w:rPr>
                <w:rFonts w:ascii="Arial" w:hAnsi="Arial" w:cs="Arial"/>
                <w:bCs/>
                <w:color w:val="000000"/>
                <w:sz w:val="20"/>
                <w:szCs w:val="20"/>
              </w:rPr>
            </w:pPr>
            <w:r w:rsidRPr="006C7463">
              <w:rPr>
                <w:rFonts w:ascii="Arial" w:hAnsi="Arial" w:cs="Arial"/>
                <w:bCs/>
                <w:color w:val="000000"/>
                <w:sz w:val="20"/>
                <w:szCs w:val="20"/>
              </w:rPr>
              <w:t>Initial Draft</w:t>
            </w:r>
          </w:p>
        </w:tc>
      </w:tr>
      <w:tr w:rsidR="00003FEC" w:rsidRPr="006C7463"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rsidR="00003FEC" w:rsidRPr="006C7463" w:rsidRDefault="00003FEC" w:rsidP="00003FEC">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1.0</w:t>
            </w:r>
          </w:p>
        </w:tc>
        <w:tc>
          <w:tcPr>
            <w:tcW w:w="1440" w:type="dxa"/>
            <w:tcBorders>
              <w:top w:val="single" w:sz="12" w:space="0" w:color="auto"/>
              <w:bottom w:val="single" w:sz="12" w:space="0" w:color="auto"/>
            </w:tcBorders>
            <w:shd w:val="clear" w:color="auto" w:fill="auto"/>
            <w:vAlign w:val="center"/>
          </w:tcPr>
          <w:p w:rsidR="00003FEC" w:rsidRPr="006C7463" w:rsidRDefault="00003FEC" w:rsidP="00003FEC">
            <w:pPr>
              <w:spacing w:before="100" w:beforeAutospacing="1" w:after="120"/>
              <w:jc w:val="center"/>
              <w:rPr>
                <w:rFonts w:ascii="Arial" w:hAnsi="Arial" w:cs="Arial"/>
                <w:bCs/>
                <w:color w:val="000000"/>
                <w:sz w:val="20"/>
                <w:szCs w:val="20"/>
              </w:rPr>
            </w:pPr>
            <w:r>
              <w:rPr>
                <w:rFonts w:ascii="Arial" w:hAnsi="Arial" w:cs="Arial"/>
                <w:bCs/>
                <w:color w:val="000000"/>
                <w:sz w:val="20"/>
                <w:szCs w:val="20"/>
              </w:rPr>
              <w:t>04</w:t>
            </w:r>
            <w:r w:rsidRPr="006C7463">
              <w:rPr>
                <w:rFonts w:ascii="Arial" w:hAnsi="Arial" w:cs="Arial"/>
                <w:bCs/>
                <w:color w:val="000000"/>
                <w:sz w:val="20"/>
                <w:szCs w:val="20"/>
              </w:rPr>
              <w:t>/</w:t>
            </w:r>
            <w:r>
              <w:rPr>
                <w:rFonts w:ascii="Arial" w:hAnsi="Arial" w:cs="Arial"/>
                <w:bCs/>
                <w:color w:val="000000"/>
                <w:sz w:val="20"/>
                <w:szCs w:val="20"/>
              </w:rPr>
              <w:t>2</w:t>
            </w:r>
            <w:r w:rsidR="00CD0CC1">
              <w:rPr>
                <w:rFonts w:ascii="Arial" w:hAnsi="Arial" w:cs="Arial"/>
                <w:bCs/>
                <w:color w:val="000000"/>
                <w:sz w:val="20"/>
                <w:szCs w:val="20"/>
              </w:rPr>
              <w:t>2/2019</w:t>
            </w:r>
          </w:p>
        </w:tc>
        <w:tc>
          <w:tcPr>
            <w:tcW w:w="2127" w:type="dxa"/>
            <w:tcBorders>
              <w:top w:val="single" w:sz="12" w:space="0" w:color="auto"/>
              <w:bottom w:val="single" w:sz="12" w:space="0" w:color="auto"/>
              <w:right w:val="single" w:sz="4" w:space="0" w:color="auto"/>
            </w:tcBorders>
            <w:shd w:val="clear" w:color="auto" w:fill="auto"/>
            <w:vAlign w:val="center"/>
          </w:tcPr>
          <w:p w:rsidR="00003FEC" w:rsidRPr="006C7463" w:rsidRDefault="00CD0CC1" w:rsidP="00003FEC">
            <w:pPr>
              <w:spacing w:before="100" w:beforeAutospacing="1" w:after="120"/>
              <w:jc w:val="center"/>
              <w:rPr>
                <w:rFonts w:ascii="Arial" w:hAnsi="Arial" w:cs="Arial"/>
                <w:bCs/>
                <w:color w:val="000000"/>
                <w:sz w:val="20"/>
                <w:szCs w:val="20"/>
              </w:rPr>
            </w:pPr>
            <w:r>
              <w:rPr>
                <w:rFonts w:ascii="Arial" w:hAnsi="Arial" w:cs="Arial"/>
                <w:bCs/>
                <w:color w:val="000000"/>
                <w:sz w:val="20"/>
                <w:szCs w:val="20"/>
              </w:rPr>
              <w:t>Andrew Paradise</w:t>
            </w: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rsidR="00003FEC" w:rsidRPr="00F2771A" w:rsidRDefault="00CD0CC1" w:rsidP="00003FEC">
            <w:pPr>
              <w:spacing w:before="100" w:beforeAutospacing="1" w:after="120"/>
              <w:rPr>
                <w:rFonts w:ascii="Arial" w:hAnsi="Arial" w:cs="Arial"/>
                <w:bCs/>
                <w:color w:val="000000"/>
                <w:sz w:val="20"/>
                <w:szCs w:val="20"/>
              </w:rPr>
            </w:pPr>
            <w:r>
              <w:rPr>
                <w:rFonts w:ascii="Arial" w:hAnsi="Arial" w:cs="Arial"/>
                <w:bCs/>
                <w:color w:val="000000"/>
                <w:sz w:val="20"/>
                <w:szCs w:val="20"/>
              </w:rPr>
              <w:t xml:space="preserve">Updated YGLOBET mappings and minor updates to rest of document. </w:t>
            </w:r>
          </w:p>
        </w:tc>
      </w:tr>
      <w:tr w:rsidR="00003FEC" w:rsidRPr="006C7463"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rsidR="00003FEC" w:rsidRPr="006C7463" w:rsidRDefault="00003FEC" w:rsidP="00003FEC">
            <w:pPr>
              <w:spacing w:before="100" w:beforeAutospacing="1" w:after="120"/>
              <w:jc w:val="center"/>
              <w:rPr>
                <w:rFonts w:ascii="Arial" w:hAnsi="Arial" w:cs="Arial"/>
                <w:bCs/>
                <w:color w:val="000000"/>
                <w:sz w:val="20"/>
                <w:szCs w:val="20"/>
              </w:rPr>
            </w:pPr>
          </w:p>
        </w:tc>
        <w:tc>
          <w:tcPr>
            <w:tcW w:w="1440" w:type="dxa"/>
            <w:tcBorders>
              <w:top w:val="single" w:sz="12" w:space="0" w:color="auto"/>
              <w:bottom w:val="single" w:sz="12" w:space="0" w:color="auto"/>
            </w:tcBorders>
            <w:shd w:val="clear" w:color="auto" w:fill="auto"/>
            <w:vAlign w:val="center"/>
          </w:tcPr>
          <w:p w:rsidR="00003FEC" w:rsidRPr="006C7463" w:rsidRDefault="00003FEC" w:rsidP="00003FEC">
            <w:pPr>
              <w:spacing w:before="100" w:beforeAutospacing="1" w:after="120"/>
              <w:jc w:val="center"/>
              <w:rPr>
                <w:rFonts w:ascii="Arial" w:hAnsi="Arial" w:cs="Arial"/>
                <w:bCs/>
                <w:color w:val="000000"/>
                <w:sz w:val="20"/>
                <w:szCs w:val="20"/>
              </w:rPr>
            </w:pPr>
          </w:p>
        </w:tc>
        <w:tc>
          <w:tcPr>
            <w:tcW w:w="2127" w:type="dxa"/>
            <w:tcBorders>
              <w:top w:val="single" w:sz="12" w:space="0" w:color="auto"/>
              <w:bottom w:val="single" w:sz="12" w:space="0" w:color="auto"/>
              <w:right w:val="single" w:sz="4" w:space="0" w:color="auto"/>
            </w:tcBorders>
            <w:shd w:val="clear" w:color="auto" w:fill="auto"/>
            <w:vAlign w:val="center"/>
          </w:tcPr>
          <w:p w:rsidR="00003FEC" w:rsidRPr="006C7463" w:rsidRDefault="00003FEC" w:rsidP="00003FEC">
            <w:pPr>
              <w:spacing w:before="100" w:beforeAutospacing="1" w:after="120"/>
              <w:jc w:val="center"/>
              <w:rPr>
                <w:rFonts w:ascii="Arial" w:hAnsi="Arial" w:cs="Arial"/>
                <w:bCs/>
                <w:color w:val="000000"/>
                <w:sz w:val="20"/>
                <w:szCs w:val="20"/>
              </w:rPr>
            </w:pP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rsidR="00003FEC" w:rsidRPr="000279E4" w:rsidRDefault="00003FEC" w:rsidP="00003FEC">
            <w:pPr>
              <w:spacing w:before="100" w:beforeAutospacing="1" w:after="120"/>
              <w:rPr>
                <w:rFonts w:ascii="Arial" w:hAnsi="Arial" w:cs="Arial"/>
                <w:bCs/>
                <w:color w:val="000000"/>
                <w:sz w:val="20"/>
                <w:szCs w:val="20"/>
              </w:rPr>
            </w:pPr>
          </w:p>
        </w:tc>
      </w:tr>
    </w:tbl>
    <w:p w:rsidR="002E35FE" w:rsidRDefault="002E35FE">
      <w:pPr>
        <w:pStyle w:val="TOCHeading"/>
        <w:rPr>
          <w:rFonts w:ascii="Siemens Sans" w:eastAsia="Times New Roman" w:hAnsi="Siemens Sans" w:cs="Angsana New"/>
          <w:color w:val="auto"/>
          <w:spacing w:val="4"/>
          <w:kern w:val="10"/>
          <w:sz w:val="18"/>
          <w:szCs w:val="18"/>
          <w:lang w:eastAsia="de-DE"/>
        </w:rPr>
      </w:pPr>
    </w:p>
    <w:p w:rsidR="002E35FE" w:rsidRPr="002E35FE" w:rsidRDefault="002E35FE" w:rsidP="002E35FE"/>
    <w:sdt>
      <w:sdtPr>
        <w:rPr>
          <w:rFonts w:ascii="Siemens Sans" w:eastAsia="Times New Roman" w:hAnsi="Siemens Sans" w:cs="Angsana New"/>
          <w:color w:val="auto"/>
          <w:spacing w:val="4"/>
          <w:kern w:val="10"/>
          <w:sz w:val="18"/>
          <w:szCs w:val="18"/>
          <w:lang w:eastAsia="de-DE"/>
        </w:rPr>
        <w:id w:val="-1647888837"/>
        <w:docPartObj>
          <w:docPartGallery w:val="Table of Contents"/>
          <w:docPartUnique/>
        </w:docPartObj>
      </w:sdtPr>
      <w:sdtEndPr>
        <w:rPr>
          <w:b/>
          <w:bCs/>
          <w:noProof/>
        </w:rPr>
      </w:sdtEndPr>
      <w:sdtContent>
        <w:p w:rsidR="008E6E49" w:rsidRDefault="008E6E49">
          <w:pPr>
            <w:pStyle w:val="TOCHeading"/>
          </w:pPr>
          <w:r>
            <w:t>Table of Contents</w:t>
          </w:r>
        </w:p>
        <w:p w:rsidR="00A75E35" w:rsidRDefault="008E6E49">
          <w:pPr>
            <w:pStyle w:val="TOC1"/>
            <w:rPr>
              <w:rFonts w:asciiTheme="minorHAnsi" w:eastAsiaTheme="minorEastAsia" w:hAnsiTheme="minorHAnsi" w:cstheme="minorBidi"/>
              <w:b w:val="0"/>
              <w:caps w:val="0"/>
              <w:noProof/>
              <w:spacing w:val="0"/>
              <w:kern w:val="0"/>
              <w:lang w:eastAsia="ko-KR"/>
            </w:rPr>
          </w:pPr>
          <w:r>
            <w:fldChar w:fldCharType="begin"/>
          </w:r>
          <w:r>
            <w:instrText xml:space="preserve"> TOC \o "1-3" \h \z \u </w:instrText>
          </w:r>
          <w:r>
            <w:fldChar w:fldCharType="separate"/>
          </w:r>
          <w:hyperlink w:anchor="_Toc532472181" w:history="1">
            <w:r w:rsidR="00A75E35" w:rsidRPr="00F57A96">
              <w:rPr>
                <w:rStyle w:val="Hyperlink"/>
                <w:rFonts w:ascii="EYInterstate" w:hAnsi="EYInterstate"/>
                <w:noProof/>
              </w:rPr>
              <w:t>1</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Object Overview</w:t>
            </w:r>
            <w:r w:rsidR="00A75E35">
              <w:rPr>
                <w:noProof/>
                <w:webHidden/>
              </w:rPr>
              <w:tab/>
            </w:r>
            <w:r w:rsidR="00A75E35">
              <w:rPr>
                <w:noProof/>
                <w:webHidden/>
              </w:rPr>
              <w:fldChar w:fldCharType="begin"/>
            </w:r>
            <w:r w:rsidR="00A75E35">
              <w:rPr>
                <w:noProof/>
                <w:webHidden/>
              </w:rPr>
              <w:instrText xml:space="preserve"> PAGEREF _Toc532472181 \h </w:instrText>
            </w:r>
            <w:r w:rsidR="00A75E35">
              <w:rPr>
                <w:noProof/>
                <w:webHidden/>
              </w:rPr>
            </w:r>
            <w:r w:rsidR="00A75E35">
              <w:rPr>
                <w:noProof/>
                <w:webHidden/>
              </w:rPr>
              <w:fldChar w:fldCharType="separate"/>
            </w:r>
            <w:r w:rsidR="00A75E35">
              <w:rPr>
                <w:noProof/>
                <w:webHidden/>
              </w:rPr>
              <w:t>3</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82" w:history="1">
            <w:r w:rsidR="00A75E35" w:rsidRPr="00F57A96">
              <w:rPr>
                <w:rStyle w:val="Hyperlink"/>
                <w:rFonts w:ascii="EYInterstate" w:hAnsi="EYInterstate"/>
                <w:noProof/>
              </w:rPr>
              <w:t>2</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FS Control</w:t>
            </w:r>
            <w:r w:rsidR="00A75E35">
              <w:rPr>
                <w:noProof/>
                <w:webHidden/>
              </w:rPr>
              <w:tab/>
            </w:r>
            <w:r w:rsidR="00A75E35">
              <w:rPr>
                <w:noProof/>
                <w:webHidden/>
              </w:rPr>
              <w:fldChar w:fldCharType="begin"/>
            </w:r>
            <w:r w:rsidR="00A75E35">
              <w:rPr>
                <w:noProof/>
                <w:webHidden/>
              </w:rPr>
              <w:instrText xml:space="preserve"> PAGEREF _Toc532472182 \h </w:instrText>
            </w:r>
            <w:r w:rsidR="00A75E35">
              <w:rPr>
                <w:noProof/>
                <w:webHidden/>
              </w:rPr>
            </w:r>
            <w:r w:rsidR="00A75E35">
              <w:rPr>
                <w:noProof/>
                <w:webHidden/>
              </w:rPr>
              <w:fldChar w:fldCharType="separate"/>
            </w:r>
            <w:r w:rsidR="00A75E35">
              <w:rPr>
                <w:noProof/>
                <w:webHidden/>
              </w:rPr>
              <w:t>3</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83" w:history="1">
            <w:r w:rsidR="00A75E35" w:rsidRPr="00F57A96">
              <w:rPr>
                <w:rStyle w:val="Hyperlink"/>
                <w:rFonts w:ascii="EYInterstate" w:hAnsi="EYInterstate"/>
                <w:noProof/>
              </w:rPr>
              <w:t>3</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Source &amp; Target Matrix</w:t>
            </w:r>
            <w:r w:rsidR="00A75E35">
              <w:rPr>
                <w:noProof/>
                <w:webHidden/>
              </w:rPr>
              <w:tab/>
            </w:r>
            <w:r w:rsidR="00A75E35">
              <w:rPr>
                <w:noProof/>
                <w:webHidden/>
              </w:rPr>
              <w:fldChar w:fldCharType="begin"/>
            </w:r>
            <w:r w:rsidR="00A75E35">
              <w:rPr>
                <w:noProof/>
                <w:webHidden/>
              </w:rPr>
              <w:instrText xml:space="preserve"> PAGEREF _Toc532472183 \h </w:instrText>
            </w:r>
            <w:r w:rsidR="00A75E35">
              <w:rPr>
                <w:noProof/>
                <w:webHidden/>
              </w:rPr>
            </w:r>
            <w:r w:rsidR="00A75E35">
              <w:rPr>
                <w:noProof/>
                <w:webHidden/>
              </w:rPr>
              <w:fldChar w:fldCharType="separate"/>
            </w:r>
            <w:r w:rsidR="00A75E35">
              <w:rPr>
                <w:noProof/>
                <w:webHidden/>
              </w:rPr>
              <w:t>4</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84" w:history="1">
            <w:r w:rsidR="00A75E35" w:rsidRPr="00F57A96">
              <w:rPr>
                <w:rStyle w:val="Hyperlink"/>
                <w:rFonts w:ascii="EYInterstate" w:hAnsi="EYInterstate"/>
                <w:noProof/>
              </w:rPr>
              <w:t>4</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Functional Description</w:t>
            </w:r>
            <w:r w:rsidR="00A75E35">
              <w:rPr>
                <w:noProof/>
                <w:webHidden/>
              </w:rPr>
              <w:tab/>
            </w:r>
            <w:r w:rsidR="00A75E35">
              <w:rPr>
                <w:noProof/>
                <w:webHidden/>
              </w:rPr>
              <w:fldChar w:fldCharType="begin"/>
            </w:r>
            <w:r w:rsidR="00A75E35">
              <w:rPr>
                <w:noProof/>
                <w:webHidden/>
              </w:rPr>
              <w:instrText xml:space="preserve"> PAGEREF _Toc532472184 \h </w:instrText>
            </w:r>
            <w:r w:rsidR="00A75E35">
              <w:rPr>
                <w:noProof/>
                <w:webHidden/>
              </w:rPr>
            </w:r>
            <w:r w:rsidR="00A75E35">
              <w:rPr>
                <w:noProof/>
                <w:webHidden/>
              </w:rPr>
              <w:fldChar w:fldCharType="separate"/>
            </w:r>
            <w:r w:rsidR="00A75E35">
              <w:rPr>
                <w:noProof/>
                <w:webHidden/>
              </w:rPr>
              <w:t>4</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85" w:history="1">
            <w:r w:rsidR="00A75E35" w:rsidRPr="00F57A96">
              <w:rPr>
                <w:rStyle w:val="Hyperlink"/>
                <w:rFonts w:ascii="EYInterstate" w:hAnsi="EYInterstate"/>
                <w:noProof/>
              </w:rPr>
              <w:t>5</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Dependencies / Constraints</w:t>
            </w:r>
            <w:r w:rsidR="00A75E35">
              <w:rPr>
                <w:noProof/>
                <w:webHidden/>
              </w:rPr>
              <w:tab/>
            </w:r>
            <w:r w:rsidR="00A75E35">
              <w:rPr>
                <w:noProof/>
                <w:webHidden/>
              </w:rPr>
              <w:fldChar w:fldCharType="begin"/>
            </w:r>
            <w:r w:rsidR="00A75E35">
              <w:rPr>
                <w:noProof/>
                <w:webHidden/>
              </w:rPr>
              <w:instrText xml:space="preserve"> PAGEREF _Toc532472185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86" w:history="1">
            <w:r w:rsidR="00A75E35" w:rsidRPr="00F57A96">
              <w:rPr>
                <w:rStyle w:val="Hyperlink"/>
                <w:rFonts w:ascii="EYInterstate" w:hAnsi="EYInterstate"/>
                <w:noProof/>
              </w:rPr>
              <w:t>6</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Assumptions</w:t>
            </w:r>
            <w:r w:rsidR="00A75E35">
              <w:rPr>
                <w:noProof/>
                <w:webHidden/>
              </w:rPr>
              <w:tab/>
            </w:r>
            <w:r w:rsidR="00A75E35">
              <w:rPr>
                <w:noProof/>
                <w:webHidden/>
              </w:rPr>
              <w:fldChar w:fldCharType="begin"/>
            </w:r>
            <w:r w:rsidR="00A75E35">
              <w:rPr>
                <w:noProof/>
                <w:webHidden/>
              </w:rPr>
              <w:instrText xml:space="preserve"> PAGEREF _Toc532472186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87" w:history="1">
            <w:r w:rsidR="00A75E35" w:rsidRPr="00F57A96">
              <w:rPr>
                <w:rStyle w:val="Hyperlink"/>
                <w:rFonts w:ascii="EYInterstate" w:hAnsi="EYInterstate"/>
                <w:noProof/>
              </w:rPr>
              <w:t>7</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Security Requirements</w:t>
            </w:r>
            <w:r w:rsidR="00A75E35">
              <w:rPr>
                <w:noProof/>
                <w:webHidden/>
              </w:rPr>
              <w:tab/>
            </w:r>
            <w:r w:rsidR="00A75E35">
              <w:rPr>
                <w:noProof/>
                <w:webHidden/>
              </w:rPr>
              <w:fldChar w:fldCharType="begin"/>
            </w:r>
            <w:r w:rsidR="00A75E35">
              <w:rPr>
                <w:noProof/>
                <w:webHidden/>
              </w:rPr>
              <w:instrText xml:space="preserve"> PAGEREF _Toc532472187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88" w:history="1">
            <w:r w:rsidR="00A75E35" w:rsidRPr="00F57A96">
              <w:rPr>
                <w:rStyle w:val="Hyperlink"/>
                <w:rFonts w:ascii="EYInterstate" w:hAnsi="EYInterstate"/>
                <w:noProof/>
              </w:rPr>
              <w:t>8</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Transaction Volume</w:t>
            </w:r>
            <w:r w:rsidR="00A75E35">
              <w:rPr>
                <w:noProof/>
                <w:webHidden/>
              </w:rPr>
              <w:tab/>
            </w:r>
            <w:r w:rsidR="00A75E35">
              <w:rPr>
                <w:noProof/>
                <w:webHidden/>
              </w:rPr>
              <w:fldChar w:fldCharType="begin"/>
            </w:r>
            <w:r w:rsidR="00A75E35">
              <w:rPr>
                <w:noProof/>
                <w:webHidden/>
              </w:rPr>
              <w:instrText xml:space="preserve"> PAGEREF _Toc532472188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89" w:history="1">
            <w:r w:rsidR="00A75E35" w:rsidRPr="00F57A96">
              <w:rPr>
                <w:rStyle w:val="Hyperlink"/>
                <w:rFonts w:ascii="EYInterstate" w:hAnsi="EYInterstate"/>
                <w:noProof/>
              </w:rPr>
              <w:t>9</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Processing Type</w:t>
            </w:r>
            <w:r w:rsidR="00A75E35">
              <w:rPr>
                <w:noProof/>
                <w:webHidden/>
              </w:rPr>
              <w:tab/>
            </w:r>
            <w:r w:rsidR="00A75E35">
              <w:rPr>
                <w:noProof/>
                <w:webHidden/>
              </w:rPr>
              <w:fldChar w:fldCharType="begin"/>
            </w:r>
            <w:r w:rsidR="00A75E35">
              <w:rPr>
                <w:noProof/>
                <w:webHidden/>
              </w:rPr>
              <w:instrText xml:space="preserve"> PAGEREF _Toc532472189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90" w:history="1">
            <w:r w:rsidR="00A75E35" w:rsidRPr="00F57A96">
              <w:rPr>
                <w:rStyle w:val="Hyperlink"/>
                <w:rFonts w:ascii="EYInterstate" w:hAnsi="EYInterstate"/>
                <w:noProof/>
              </w:rPr>
              <w:t>10</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Functional Requirement</w:t>
            </w:r>
            <w:r w:rsidR="00A75E35">
              <w:rPr>
                <w:noProof/>
                <w:webHidden/>
              </w:rPr>
              <w:tab/>
            </w:r>
            <w:r w:rsidR="00A75E35">
              <w:rPr>
                <w:noProof/>
                <w:webHidden/>
              </w:rPr>
              <w:fldChar w:fldCharType="begin"/>
            </w:r>
            <w:r w:rsidR="00A75E35">
              <w:rPr>
                <w:noProof/>
                <w:webHidden/>
              </w:rPr>
              <w:instrText xml:space="preserve"> PAGEREF _Toc532472190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91" w:history="1">
            <w:r w:rsidR="00A75E35" w:rsidRPr="00F57A96">
              <w:rPr>
                <w:rStyle w:val="Hyperlink"/>
                <w:rFonts w:ascii="EYInterstate" w:hAnsi="EYInterstate"/>
                <w:noProof/>
              </w:rPr>
              <w:t>11</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Source Data Layout</w:t>
            </w:r>
            <w:r w:rsidR="00A75E35">
              <w:rPr>
                <w:noProof/>
                <w:webHidden/>
              </w:rPr>
              <w:tab/>
            </w:r>
            <w:r w:rsidR="00A75E35">
              <w:rPr>
                <w:noProof/>
                <w:webHidden/>
              </w:rPr>
              <w:fldChar w:fldCharType="begin"/>
            </w:r>
            <w:r w:rsidR="00A75E35">
              <w:rPr>
                <w:noProof/>
                <w:webHidden/>
              </w:rPr>
              <w:instrText xml:space="preserve"> PAGEREF _Toc532472191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92" w:history="1">
            <w:r w:rsidR="00A75E35" w:rsidRPr="00F57A96">
              <w:rPr>
                <w:rStyle w:val="Hyperlink"/>
                <w:rFonts w:ascii="EYInterstate" w:hAnsi="EYInterstate"/>
                <w:noProof/>
              </w:rPr>
              <w:t>12</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Mapping SAP Fields to Source / Target</w:t>
            </w:r>
            <w:r w:rsidR="00A75E35">
              <w:rPr>
                <w:noProof/>
                <w:webHidden/>
              </w:rPr>
              <w:tab/>
            </w:r>
            <w:r w:rsidR="00A75E35">
              <w:rPr>
                <w:noProof/>
                <w:webHidden/>
              </w:rPr>
              <w:fldChar w:fldCharType="begin"/>
            </w:r>
            <w:r w:rsidR="00A75E35">
              <w:rPr>
                <w:noProof/>
                <w:webHidden/>
              </w:rPr>
              <w:instrText xml:space="preserve"> PAGEREF _Toc532472192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93" w:history="1">
            <w:r w:rsidR="00A75E35" w:rsidRPr="00F57A96">
              <w:rPr>
                <w:rStyle w:val="Hyperlink"/>
                <w:rFonts w:ascii="EYInterstate" w:hAnsi="EYInterstate"/>
                <w:noProof/>
              </w:rPr>
              <w:t>13</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Data Cleansing Logic/Approach</w:t>
            </w:r>
            <w:r w:rsidR="00A75E35">
              <w:rPr>
                <w:noProof/>
                <w:webHidden/>
              </w:rPr>
              <w:tab/>
            </w:r>
            <w:r w:rsidR="00A75E35">
              <w:rPr>
                <w:noProof/>
                <w:webHidden/>
              </w:rPr>
              <w:fldChar w:fldCharType="begin"/>
            </w:r>
            <w:r w:rsidR="00A75E35">
              <w:rPr>
                <w:noProof/>
                <w:webHidden/>
              </w:rPr>
              <w:instrText xml:space="preserve"> PAGEREF _Toc532472193 \h </w:instrText>
            </w:r>
            <w:r w:rsidR="00A75E35">
              <w:rPr>
                <w:noProof/>
                <w:webHidden/>
              </w:rPr>
            </w:r>
            <w:r w:rsidR="00A75E35">
              <w:rPr>
                <w:noProof/>
                <w:webHidden/>
              </w:rPr>
              <w:fldChar w:fldCharType="separate"/>
            </w:r>
            <w:r w:rsidR="00A75E35">
              <w:rPr>
                <w:noProof/>
                <w:webHidden/>
              </w:rPr>
              <w:t>12</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94" w:history="1">
            <w:r w:rsidR="00A75E35" w:rsidRPr="00F57A96">
              <w:rPr>
                <w:rStyle w:val="Hyperlink"/>
                <w:rFonts w:ascii="EYInterstate" w:hAnsi="EYInterstate"/>
                <w:noProof/>
              </w:rPr>
              <w:t>14</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Error Handling</w:t>
            </w:r>
            <w:r w:rsidR="00A75E35">
              <w:rPr>
                <w:noProof/>
                <w:webHidden/>
              </w:rPr>
              <w:tab/>
            </w:r>
            <w:r w:rsidR="00A75E35">
              <w:rPr>
                <w:noProof/>
                <w:webHidden/>
              </w:rPr>
              <w:fldChar w:fldCharType="begin"/>
            </w:r>
            <w:r w:rsidR="00A75E35">
              <w:rPr>
                <w:noProof/>
                <w:webHidden/>
              </w:rPr>
              <w:instrText xml:space="preserve"> PAGEREF _Toc532472194 \h </w:instrText>
            </w:r>
            <w:r w:rsidR="00A75E35">
              <w:rPr>
                <w:noProof/>
                <w:webHidden/>
              </w:rPr>
            </w:r>
            <w:r w:rsidR="00A75E35">
              <w:rPr>
                <w:noProof/>
                <w:webHidden/>
              </w:rPr>
              <w:fldChar w:fldCharType="separate"/>
            </w:r>
            <w:r w:rsidR="00A75E35">
              <w:rPr>
                <w:noProof/>
                <w:webHidden/>
              </w:rPr>
              <w:t>12</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95" w:history="1">
            <w:r w:rsidR="00A75E35" w:rsidRPr="00F57A96">
              <w:rPr>
                <w:rStyle w:val="Hyperlink"/>
                <w:rFonts w:ascii="EYInterstate" w:hAnsi="EYInterstate"/>
                <w:noProof/>
              </w:rPr>
              <w:t>15</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Reconciliation Procedures &amp; Audit Requirements</w:t>
            </w:r>
            <w:r w:rsidR="00A75E35">
              <w:rPr>
                <w:noProof/>
                <w:webHidden/>
              </w:rPr>
              <w:tab/>
            </w:r>
            <w:r w:rsidR="00A75E35">
              <w:rPr>
                <w:noProof/>
                <w:webHidden/>
              </w:rPr>
              <w:fldChar w:fldCharType="begin"/>
            </w:r>
            <w:r w:rsidR="00A75E35">
              <w:rPr>
                <w:noProof/>
                <w:webHidden/>
              </w:rPr>
              <w:instrText xml:space="preserve"> PAGEREF _Toc532472195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96" w:history="1">
            <w:r w:rsidR="00A75E35" w:rsidRPr="00F57A96">
              <w:rPr>
                <w:rStyle w:val="Hyperlink"/>
                <w:noProof/>
              </w:rPr>
              <w:t>i.</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Approach</w:t>
            </w:r>
            <w:r w:rsidR="00A75E35">
              <w:rPr>
                <w:noProof/>
                <w:webHidden/>
              </w:rPr>
              <w:tab/>
            </w:r>
            <w:r w:rsidR="00A75E35">
              <w:rPr>
                <w:noProof/>
                <w:webHidden/>
              </w:rPr>
              <w:fldChar w:fldCharType="begin"/>
            </w:r>
            <w:r w:rsidR="00A75E35">
              <w:rPr>
                <w:noProof/>
                <w:webHidden/>
              </w:rPr>
              <w:instrText xml:space="preserve"> PAGEREF _Toc532472196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97" w:history="1">
            <w:r w:rsidR="00A75E35" w:rsidRPr="00F57A96">
              <w:rPr>
                <w:rStyle w:val="Hyperlink"/>
                <w:rFonts w:ascii="EYInterstate" w:hAnsi="EYInterstate"/>
                <w:noProof/>
              </w:rPr>
              <w:t>ii.</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Metrics</w:t>
            </w:r>
            <w:r w:rsidR="00A75E35">
              <w:rPr>
                <w:noProof/>
                <w:webHidden/>
              </w:rPr>
              <w:tab/>
            </w:r>
            <w:r w:rsidR="00A75E35">
              <w:rPr>
                <w:noProof/>
                <w:webHidden/>
              </w:rPr>
              <w:fldChar w:fldCharType="begin"/>
            </w:r>
            <w:r w:rsidR="00A75E35">
              <w:rPr>
                <w:noProof/>
                <w:webHidden/>
              </w:rPr>
              <w:instrText xml:space="preserve"> PAGEREF _Toc532472197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98" w:history="1">
            <w:r w:rsidR="00A75E35" w:rsidRPr="00F57A96">
              <w:rPr>
                <w:rStyle w:val="Hyperlink"/>
                <w:rFonts w:ascii="EYInterstate" w:hAnsi="EYInterstate"/>
                <w:noProof/>
              </w:rPr>
              <w:t>16</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Open Issues in Functional Design</w:t>
            </w:r>
            <w:r w:rsidR="00A75E35">
              <w:rPr>
                <w:noProof/>
                <w:webHidden/>
              </w:rPr>
              <w:tab/>
            </w:r>
            <w:r w:rsidR="00A75E35">
              <w:rPr>
                <w:noProof/>
                <w:webHidden/>
              </w:rPr>
              <w:fldChar w:fldCharType="begin"/>
            </w:r>
            <w:r w:rsidR="00A75E35">
              <w:rPr>
                <w:noProof/>
                <w:webHidden/>
              </w:rPr>
              <w:instrText xml:space="preserve"> PAGEREF _Toc532472198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rsidR="00A75E35" w:rsidRDefault="00F021DA">
          <w:pPr>
            <w:pStyle w:val="TOC1"/>
            <w:rPr>
              <w:rFonts w:asciiTheme="minorHAnsi" w:eastAsiaTheme="minorEastAsia" w:hAnsiTheme="minorHAnsi" w:cstheme="minorBidi"/>
              <w:b w:val="0"/>
              <w:caps w:val="0"/>
              <w:noProof/>
              <w:spacing w:val="0"/>
              <w:kern w:val="0"/>
              <w:lang w:eastAsia="ko-KR"/>
            </w:rPr>
          </w:pPr>
          <w:hyperlink w:anchor="_Toc532472199" w:history="1">
            <w:r w:rsidR="00A75E35" w:rsidRPr="00F57A96">
              <w:rPr>
                <w:rStyle w:val="Hyperlink"/>
                <w:rFonts w:ascii="EYInterstate" w:hAnsi="EYInterstate"/>
                <w:noProof/>
              </w:rPr>
              <w:t>17</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Business Test Conditions</w:t>
            </w:r>
            <w:r w:rsidR="00A75E35">
              <w:rPr>
                <w:noProof/>
                <w:webHidden/>
              </w:rPr>
              <w:tab/>
            </w:r>
            <w:r w:rsidR="00A75E35">
              <w:rPr>
                <w:noProof/>
                <w:webHidden/>
              </w:rPr>
              <w:fldChar w:fldCharType="begin"/>
            </w:r>
            <w:r w:rsidR="00A75E35">
              <w:rPr>
                <w:noProof/>
                <w:webHidden/>
              </w:rPr>
              <w:instrText xml:space="preserve"> PAGEREF _Toc532472199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rsidR="008E6E49" w:rsidRDefault="008E6E49">
          <w:r>
            <w:rPr>
              <w:b/>
              <w:bCs/>
              <w:noProof/>
            </w:rPr>
            <w:fldChar w:fldCharType="end"/>
          </w:r>
        </w:p>
      </w:sdtContent>
    </w:sdt>
    <w:p w:rsidR="007C57A9" w:rsidRDefault="007C57A9" w:rsidP="008A5A5A"/>
    <w:p w:rsidR="007C57A9" w:rsidRDefault="007C57A9" w:rsidP="008A5A5A"/>
    <w:p w:rsidR="003D5906" w:rsidRDefault="003D5906" w:rsidP="008A5A5A"/>
    <w:p w:rsidR="003D5906" w:rsidRDefault="003D5906" w:rsidP="008A5A5A"/>
    <w:p w:rsidR="003D5906" w:rsidRDefault="003D5906" w:rsidP="008A5A5A"/>
    <w:p w:rsidR="003D5906" w:rsidRDefault="003D5906" w:rsidP="008A5A5A"/>
    <w:p w:rsidR="003D5906" w:rsidRDefault="003D5906" w:rsidP="008A5A5A"/>
    <w:p w:rsidR="003D5906" w:rsidRDefault="003D5906" w:rsidP="008A5A5A"/>
    <w:p w:rsidR="003D5906" w:rsidRDefault="003D5906" w:rsidP="008A5A5A"/>
    <w:p w:rsidR="007413EA" w:rsidRDefault="007413EA" w:rsidP="008A5A5A"/>
    <w:tbl>
      <w:tblPr>
        <w:tblW w:w="8697"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1620"/>
        <w:gridCol w:w="900"/>
        <w:gridCol w:w="360"/>
        <w:gridCol w:w="1440"/>
        <w:gridCol w:w="2217"/>
      </w:tblGrid>
      <w:tr w:rsidR="00EF51C6" w:rsidRPr="00D767F6" w:rsidTr="005243F8">
        <w:trPr>
          <w:trHeight w:val="512"/>
        </w:trPr>
        <w:tc>
          <w:tcPr>
            <w:tcW w:w="8697" w:type="dxa"/>
            <w:gridSpan w:val="6"/>
            <w:tcBorders>
              <w:top w:val="single" w:sz="12" w:space="0" w:color="auto"/>
              <w:left w:val="single" w:sz="12" w:space="0" w:color="auto"/>
              <w:bottom w:val="single" w:sz="6" w:space="0" w:color="000000"/>
              <w:right w:val="single" w:sz="12" w:space="0" w:color="auto"/>
            </w:tcBorders>
            <w:shd w:val="clear" w:color="auto" w:fill="F2F2F2" w:themeFill="background1" w:themeFillShade="F2"/>
            <w:vAlign w:val="center"/>
          </w:tcPr>
          <w:p w:rsidR="00EF51C6" w:rsidRPr="00D767F6" w:rsidRDefault="00EF51C6" w:rsidP="00E36EC7">
            <w:pPr>
              <w:pStyle w:val="Heading1"/>
              <w:keepLines/>
              <w:pageBreakBefore w:val="0"/>
              <w:framePr w:w="0" w:vSpace="0" w:wrap="auto" w:vAnchor="margin" w:yAlign="inline"/>
              <w:numPr>
                <w:ilvl w:val="0"/>
                <w:numId w:val="10"/>
              </w:numPr>
              <w:spacing w:before="240" w:line="259" w:lineRule="auto"/>
              <w:rPr>
                <w:rFonts w:ascii="Arial" w:hAnsi="Arial"/>
              </w:rPr>
            </w:pPr>
            <w:bookmarkStart w:id="0" w:name="_Toc532472181"/>
            <w:r w:rsidRPr="00D767F6">
              <w:rPr>
                <w:rFonts w:ascii="Arial" w:hAnsi="Arial"/>
              </w:rPr>
              <w:t>Object Overview</w:t>
            </w:r>
            <w:bookmarkEnd w:id="0"/>
          </w:p>
        </w:tc>
      </w:tr>
      <w:tr w:rsidR="008A5A5A" w:rsidRPr="00D767F6"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8A5A5A" w:rsidRPr="00D767F6" w:rsidRDefault="008A5A5A" w:rsidP="00CB3440">
            <w:pPr>
              <w:pStyle w:val="TableHeading2"/>
              <w:rPr>
                <w:rFonts w:cs="Arial"/>
                <w:b w:val="0"/>
                <w:bCs/>
                <w:color w:val="000000"/>
                <w:sz w:val="18"/>
                <w:szCs w:val="18"/>
              </w:rPr>
            </w:pPr>
            <w:r w:rsidRPr="00D767F6">
              <w:rPr>
                <w:rFonts w:cs="Arial"/>
                <w:sz w:val="18"/>
                <w:szCs w:val="18"/>
              </w:rPr>
              <w:t>Object ID</w:t>
            </w:r>
          </w:p>
        </w:tc>
        <w:tc>
          <w:tcPr>
            <w:tcW w:w="1620" w:type="dxa"/>
            <w:tcBorders>
              <w:top w:val="single" w:sz="12" w:space="0" w:color="auto"/>
              <w:bottom w:val="single" w:sz="6" w:space="0" w:color="000000"/>
            </w:tcBorders>
            <w:vAlign w:val="center"/>
          </w:tcPr>
          <w:p w:rsidR="008A5A5A" w:rsidRPr="00D767F6" w:rsidRDefault="0098430C" w:rsidP="00CB3440">
            <w:pPr>
              <w:spacing w:before="100" w:beforeAutospacing="1" w:after="120"/>
              <w:rPr>
                <w:rFonts w:ascii="Arial" w:hAnsi="Arial" w:cs="Arial"/>
                <w:color w:val="000000"/>
              </w:rPr>
            </w:pPr>
            <w:r w:rsidRPr="0098430C">
              <w:rPr>
                <w:rFonts w:ascii="Arial" w:hAnsi="Arial" w:cs="Arial"/>
                <w:color w:val="000000"/>
              </w:rPr>
              <w:t>GLD_FDS_E_008_Special Purpose Ledger Tri-currency into CFIN from DCP</w:t>
            </w:r>
          </w:p>
        </w:tc>
        <w:tc>
          <w:tcPr>
            <w:tcW w:w="1260" w:type="dxa"/>
            <w:gridSpan w:val="2"/>
            <w:tcBorders>
              <w:top w:val="single" w:sz="12" w:space="0" w:color="auto"/>
              <w:bottom w:val="single" w:sz="6" w:space="0" w:color="000000"/>
              <w:right w:val="single" w:sz="4" w:space="0" w:color="auto"/>
            </w:tcBorders>
            <w:shd w:val="clear" w:color="auto" w:fill="C0C0C0"/>
            <w:vAlign w:val="center"/>
          </w:tcPr>
          <w:p w:rsidR="008A5A5A" w:rsidRPr="00D767F6" w:rsidRDefault="008A5A5A" w:rsidP="00CB3440">
            <w:pPr>
              <w:pStyle w:val="TableHeading2"/>
              <w:rPr>
                <w:rFonts w:cs="Arial"/>
                <w:sz w:val="18"/>
                <w:szCs w:val="18"/>
              </w:rPr>
            </w:pPr>
            <w:r w:rsidRPr="00D767F6">
              <w:rPr>
                <w:rFonts w:cs="Arial"/>
                <w:sz w:val="18"/>
                <w:szCs w:val="18"/>
              </w:rPr>
              <w:t xml:space="preserve">Business </w:t>
            </w:r>
            <w:commentRangeStart w:id="1"/>
            <w:commentRangeStart w:id="2"/>
            <w:r w:rsidRPr="00D767F6">
              <w:rPr>
                <w:rFonts w:cs="Arial"/>
                <w:sz w:val="18"/>
                <w:szCs w:val="18"/>
              </w:rPr>
              <w:t>Process</w:t>
            </w:r>
            <w:commentRangeEnd w:id="1"/>
            <w:r w:rsidR="005E1FCB">
              <w:rPr>
                <w:rStyle w:val="CommentReference"/>
                <w:b w:val="0"/>
                <w:lang w:val="en-GB" w:eastAsia="x-none"/>
              </w:rPr>
              <w:commentReference w:id="1"/>
            </w:r>
            <w:commentRangeEnd w:id="2"/>
            <w:r w:rsidR="00CD0CC1">
              <w:rPr>
                <w:rStyle w:val="CommentReference"/>
                <w:b w:val="0"/>
                <w:lang w:val="en-GB" w:eastAsia="x-none"/>
              </w:rPr>
              <w:commentReference w:id="2"/>
            </w:r>
          </w:p>
        </w:tc>
        <w:tc>
          <w:tcPr>
            <w:tcW w:w="3657" w:type="dxa"/>
            <w:gridSpan w:val="2"/>
            <w:tcBorders>
              <w:top w:val="single" w:sz="12" w:space="0" w:color="auto"/>
              <w:left w:val="single" w:sz="4" w:space="0" w:color="auto"/>
              <w:bottom w:val="single" w:sz="6" w:space="0" w:color="000000"/>
              <w:right w:val="single" w:sz="12" w:space="0" w:color="auto"/>
            </w:tcBorders>
            <w:vAlign w:val="center"/>
          </w:tcPr>
          <w:p w:rsidR="008A5A5A" w:rsidRPr="00D767F6" w:rsidRDefault="00CD0CC1" w:rsidP="00CB3440">
            <w:pPr>
              <w:rPr>
                <w:rFonts w:ascii="Arial" w:hAnsi="Arial" w:cs="Arial"/>
                <w:color w:val="000000"/>
              </w:rPr>
            </w:pPr>
            <w:r>
              <w:rPr>
                <w:rFonts w:cs="Arial"/>
                <w:color w:val="000000"/>
                <w:sz w:val="22"/>
                <w:szCs w:val="22"/>
              </w:rPr>
              <w:t>Replicate accounting documents in CFIN (Central Finance)</w:t>
            </w:r>
          </w:p>
        </w:tc>
      </w:tr>
      <w:tr w:rsidR="005E5E46" w:rsidRPr="00D767F6"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5E5E46" w:rsidRPr="00D767F6" w:rsidRDefault="005E5E46" w:rsidP="00CB3440">
            <w:pPr>
              <w:pStyle w:val="TableHeading2"/>
              <w:rPr>
                <w:rFonts w:cs="Arial"/>
                <w:sz w:val="18"/>
                <w:szCs w:val="18"/>
              </w:rPr>
            </w:pPr>
            <w:r w:rsidRPr="00D767F6">
              <w:rPr>
                <w:rFonts w:cs="Arial"/>
                <w:sz w:val="18"/>
                <w:szCs w:val="18"/>
              </w:rPr>
              <w:t>Object Type</w:t>
            </w:r>
          </w:p>
        </w:tc>
        <w:tc>
          <w:tcPr>
            <w:tcW w:w="1620" w:type="dxa"/>
            <w:tcBorders>
              <w:top w:val="single" w:sz="12" w:space="0" w:color="auto"/>
              <w:bottom w:val="single" w:sz="6" w:space="0" w:color="000000"/>
            </w:tcBorders>
            <w:vAlign w:val="center"/>
          </w:tcPr>
          <w:p w:rsidR="005E5E46" w:rsidRPr="00D767F6" w:rsidRDefault="006F72B8" w:rsidP="00CB3440">
            <w:pPr>
              <w:spacing w:before="100" w:beforeAutospacing="1" w:after="120"/>
              <w:rPr>
                <w:rFonts w:ascii="Arial" w:hAnsi="Arial" w:cs="Arial"/>
                <w:color w:val="000000"/>
              </w:rPr>
            </w:pPr>
            <w:r>
              <w:rPr>
                <w:rFonts w:ascii="Arial" w:hAnsi="Arial" w:cs="Arial"/>
                <w:color w:val="000000"/>
              </w:rPr>
              <w:t>Interface</w:t>
            </w:r>
          </w:p>
        </w:tc>
        <w:tc>
          <w:tcPr>
            <w:tcW w:w="1260" w:type="dxa"/>
            <w:gridSpan w:val="2"/>
            <w:tcBorders>
              <w:top w:val="single" w:sz="12" w:space="0" w:color="auto"/>
              <w:bottom w:val="single" w:sz="6" w:space="0" w:color="000000"/>
              <w:right w:val="single" w:sz="4" w:space="0" w:color="auto"/>
            </w:tcBorders>
            <w:shd w:val="clear" w:color="auto" w:fill="C0C0C0"/>
            <w:vAlign w:val="center"/>
          </w:tcPr>
          <w:p w:rsidR="005E5E46" w:rsidRPr="00D767F6" w:rsidRDefault="005E5E46" w:rsidP="00CB3440">
            <w:pPr>
              <w:pStyle w:val="TableHeading2"/>
              <w:rPr>
                <w:rFonts w:cs="Arial"/>
                <w:sz w:val="18"/>
                <w:szCs w:val="18"/>
              </w:rPr>
            </w:pPr>
            <w:r w:rsidRPr="00D767F6">
              <w:rPr>
                <w:rFonts w:cs="Arial"/>
                <w:sz w:val="18"/>
                <w:szCs w:val="18"/>
              </w:rPr>
              <w:t>Object Description</w:t>
            </w:r>
          </w:p>
        </w:tc>
        <w:tc>
          <w:tcPr>
            <w:tcW w:w="3657" w:type="dxa"/>
            <w:gridSpan w:val="2"/>
            <w:tcBorders>
              <w:top w:val="single" w:sz="12" w:space="0" w:color="auto"/>
              <w:left w:val="single" w:sz="4" w:space="0" w:color="auto"/>
              <w:bottom w:val="single" w:sz="6" w:space="0" w:color="000000"/>
              <w:right w:val="single" w:sz="12" w:space="0" w:color="auto"/>
            </w:tcBorders>
            <w:vAlign w:val="center"/>
          </w:tcPr>
          <w:p w:rsidR="005E5E46" w:rsidRPr="00D767F6" w:rsidRDefault="00594BB0" w:rsidP="00C24445">
            <w:pPr>
              <w:rPr>
                <w:rFonts w:ascii="Arial" w:hAnsi="Arial" w:cs="Arial"/>
                <w:color w:val="000000"/>
              </w:rPr>
            </w:pPr>
            <w:r>
              <w:rPr>
                <w:rFonts w:ascii="Arial" w:hAnsi="Arial" w:cs="Arial"/>
                <w:color w:val="000000"/>
              </w:rPr>
              <w:t>Bring data from Y4 ledger in DCP into CFIN</w:t>
            </w:r>
          </w:p>
        </w:tc>
      </w:tr>
      <w:tr w:rsidR="00455646" w:rsidRPr="00D767F6" w:rsidTr="005243F8">
        <w:trPr>
          <w:trHeight w:val="498"/>
        </w:trPr>
        <w:tc>
          <w:tcPr>
            <w:tcW w:w="2160" w:type="dxa"/>
            <w:tcBorders>
              <w:top w:val="single" w:sz="6" w:space="0" w:color="000000"/>
              <w:left w:val="single" w:sz="12" w:space="0" w:color="auto"/>
              <w:bottom w:val="single" w:sz="12" w:space="0" w:color="auto"/>
            </w:tcBorders>
            <w:shd w:val="clear" w:color="auto" w:fill="C0C0C0"/>
            <w:vAlign w:val="center"/>
          </w:tcPr>
          <w:p w:rsidR="00455646" w:rsidRPr="00D767F6" w:rsidRDefault="00104823" w:rsidP="00CB3440">
            <w:pPr>
              <w:pStyle w:val="TableHeading2"/>
              <w:rPr>
                <w:rFonts w:cs="Arial"/>
                <w:sz w:val="18"/>
                <w:szCs w:val="18"/>
              </w:rPr>
            </w:pPr>
            <w:r>
              <w:rPr>
                <w:rFonts w:cs="Arial"/>
                <w:sz w:val="18"/>
                <w:szCs w:val="18"/>
              </w:rPr>
              <w:t>Heritage</w:t>
            </w:r>
            <w:r w:rsidR="00455646" w:rsidRPr="00D767F6">
              <w:rPr>
                <w:rFonts w:cs="Arial"/>
                <w:sz w:val="18"/>
                <w:szCs w:val="18"/>
              </w:rPr>
              <w:t xml:space="preserve"> Systems</w:t>
            </w:r>
          </w:p>
        </w:tc>
        <w:tc>
          <w:tcPr>
            <w:tcW w:w="6537" w:type="dxa"/>
            <w:gridSpan w:val="5"/>
            <w:tcBorders>
              <w:top w:val="single" w:sz="6" w:space="0" w:color="000000"/>
              <w:bottom w:val="single" w:sz="6" w:space="0" w:color="000000"/>
              <w:right w:val="single" w:sz="12" w:space="0" w:color="auto"/>
            </w:tcBorders>
            <w:vAlign w:val="center"/>
          </w:tcPr>
          <w:p w:rsidR="00455646" w:rsidRPr="00D767F6" w:rsidRDefault="00594BB0" w:rsidP="00E01A1D">
            <w:pPr>
              <w:rPr>
                <w:rFonts w:ascii="Arial" w:hAnsi="Arial" w:cs="Arial"/>
                <w:color w:val="000000"/>
              </w:rPr>
            </w:pPr>
            <w:r>
              <w:rPr>
                <w:rFonts w:ascii="Arial" w:hAnsi="Arial" w:cs="Arial"/>
                <w:color w:val="000000"/>
              </w:rPr>
              <w:t xml:space="preserve">DCP </w:t>
            </w:r>
            <w:r w:rsidR="00CD7110">
              <w:rPr>
                <w:rFonts w:ascii="Arial" w:hAnsi="Arial" w:cs="Arial"/>
                <w:color w:val="000000"/>
              </w:rPr>
              <w:t>–</w:t>
            </w:r>
            <w:r>
              <w:rPr>
                <w:rFonts w:ascii="Arial" w:hAnsi="Arial" w:cs="Arial"/>
                <w:color w:val="000000"/>
              </w:rPr>
              <w:t xml:space="preserve"> SAP</w:t>
            </w:r>
          </w:p>
        </w:tc>
      </w:tr>
      <w:tr w:rsidR="00F723AB" w:rsidRPr="00F723AB"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Cycle of Testing</w:t>
            </w:r>
          </w:p>
        </w:tc>
        <w:tc>
          <w:tcPr>
            <w:tcW w:w="2520" w:type="dxa"/>
            <w:gridSpan w:val="2"/>
            <w:tcBorders>
              <w:top w:val="single" w:sz="12" w:space="0" w:color="auto"/>
              <w:bottom w:val="single" w:sz="6" w:space="0" w:color="000000"/>
            </w:tcBorders>
            <w:vAlign w:val="center"/>
          </w:tcPr>
          <w:p w:rsidR="008A5A5A" w:rsidRPr="00F723AB" w:rsidRDefault="008A5A5A" w:rsidP="00CB3440">
            <w:pPr>
              <w:spacing w:before="100" w:beforeAutospacing="1" w:after="120"/>
              <w:rPr>
                <w:rFonts w:ascii="Arial" w:hAnsi="Arial" w:cs="Arial"/>
                <w:color w:val="000000" w:themeColor="text1"/>
              </w:rPr>
            </w:pPr>
            <w:r w:rsidRPr="00F723AB">
              <w:rPr>
                <w:rFonts w:ascii="Arial" w:hAnsi="Arial" w:cs="Arial"/>
                <w:color w:val="000000" w:themeColor="text1"/>
              </w:rPr>
              <w:t>C1 / C2 / C3 / C4</w:t>
            </w:r>
          </w:p>
        </w:tc>
        <w:tc>
          <w:tcPr>
            <w:tcW w:w="1800" w:type="dxa"/>
            <w:gridSpan w:val="2"/>
            <w:tcBorders>
              <w:top w:val="single" w:sz="12" w:space="0" w:color="auto"/>
              <w:bottom w:val="single" w:sz="12" w:space="0" w:color="auto"/>
              <w:right w:val="single" w:sz="4" w:space="0" w:color="auto"/>
            </w:tcBorders>
            <w:shd w:val="clear" w:color="auto" w:fill="C0C0C0"/>
            <w:vAlign w:val="center"/>
          </w:tcPr>
          <w:p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Required Development Completion Date</w:t>
            </w:r>
          </w:p>
        </w:tc>
        <w:tc>
          <w:tcPr>
            <w:tcW w:w="2217" w:type="dxa"/>
            <w:tcBorders>
              <w:top w:val="single" w:sz="12" w:space="0" w:color="auto"/>
              <w:left w:val="single" w:sz="4" w:space="0" w:color="auto"/>
              <w:bottom w:val="single" w:sz="6" w:space="0" w:color="000000"/>
              <w:right w:val="single" w:sz="12" w:space="0" w:color="auto"/>
            </w:tcBorders>
            <w:vAlign w:val="center"/>
          </w:tcPr>
          <w:p w:rsidR="008A5A5A" w:rsidRPr="00F723AB" w:rsidRDefault="008A5A5A" w:rsidP="00CB3440">
            <w:pPr>
              <w:rPr>
                <w:rFonts w:ascii="Arial" w:hAnsi="Arial" w:cs="Arial"/>
                <w:color w:val="000000" w:themeColor="text1"/>
              </w:rPr>
            </w:pPr>
            <w:r w:rsidRPr="00F723AB">
              <w:rPr>
                <w:rFonts w:ascii="Arial" w:hAnsi="Arial" w:cs="Arial"/>
                <w:color w:val="000000" w:themeColor="text1"/>
              </w:rPr>
              <w:t>DDM</w:t>
            </w:r>
            <w:r w:rsidR="006C37D5" w:rsidRPr="00F723AB">
              <w:rPr>
                <w:rFonts w:ascii="Arial" w:hAnsi="Arial" w:cs="Arial"/>
                <w:color w:val="000000" w:themeColor="text1"/>
              </w:rPr>
              <w:t>M</w:t>
            </w:r>
            <w:r w:rsidRPr="00F723AB">
              <w:rPr>
                <w:rFonts w:ascii="Arial" w:hAnsi="Arial" w:cs="Arial"/>
                <w:color w:val="000000" w:themeColor="text1"/>
              </w:rPr>
              <w:t>YY</w:t>
            </w:r>
          </w:p>
        </w:tc>
      </w:tr>
      <w:tr w:rsidR="00F723AB" w:rsidRPr="00F723AB"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Complexity of Object</w:t>
            </w:r>
          </w:p>
        </w:tc>
        <w:tc>
          <w:tcPr>
            <w:tcW w:w="2520" w:type="dxa"/>
            <w:gridSpan w:val="2"/>
            <w:tcBorders>
              <w:top w:val="single" w:sz="12" w:space="0" w:color="auto"/>
              <w:bottom w:val="single" w:sz="6" w:space="0" w:color="000000"/>
            </w:tcBorders>
            <w:vAlign w:val="center"/>
          </w:tcPr>
          <w:p w:rsidR="008A5A5A" w:rsidRPr="00F723AB" w:rsidRDefault="00594BB0" w:rsidP="00CB3440">
            <w:pPr>
              <w:spacing w:before="100" w:beforeAutospacing="1" w:after="120"/>
              <w:rPr>
                <w:rFonts w:ascii="Arial" w:hAnsi="Arial" w:cs="Arial"/>
                <w:color w:val="000000" w:themeColor="text1"/>
              </w:rPr>
            </w:pPr>
            <w:commentRangeStart w:id="3"/>
            <w:r>
              <w:rPr>
                <w:rFonts w:ascii="Arial" w:hAnsi="Arial" w:cs="Arial"/>
                <w:color w:val="000000" w:themeColor="text1"/>
              </w:rPr>
              <w:t>High</w:t>
            </w:r>
            <w:commentRangeEnd w:id="3"/>
            <w:r w:rsidR="005E1FCB">
              <w:rPr>
                <w:rStyle w:val="CommentReference"/>
                <w:rFonts w:ascii="Arial" w:hAnsi="Arial" w:cs="Times New Roman"/>
                <w:spacing w:val="0"/>
                <w:kern w:val="0"/>
                <w:szCs w:val="20"/>
                <w:lang w:val="en-GB" w:eastAsia="x-none"/>
              </w:rPr>
              <w:commentReference w:id="3"/>
            </w:r>
          </w:p>
        </w:tc>
        <w:tc>
          <w:tcPr>
            <w:tcW w:w="1800" w:type="dxa"/>
            <w:gridSpan w:val="2"/>
            <w:tcBorders>
              <w:top w:val="single" w:sz="12" w:space="0" w:color="auto"/>
              <w:bottom w:val="single" w:sz="12" w:space="0" w:color="auto"/>
              <w:right w:val="single" w:sz="4" w:space="0" w:color="auto"/>
            </w:tcBorders>
            <w:shd w:val="clear" w:color="auto" w:fill="C0C0C0"/>
            <w:vAlign w:val="center"/>
          </w:tcPr>
          <w:p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Program run</w:t>
            </w:r>
          </w:p>
        </w:tc>
        <w:tc>
          <w:tcPr>
            <w:tcW w:w="2217" w:type="dxa"/>
            <w:tcBorders>
              <w:top w:val="single" w:sz="12" w:space="0" w:color="auto"/>
              <w:left w:val="single" w:sz="4" w:space="0" w:color="auto"/>
              <w:bottom w:val="single" w:sz="6" w:space="0" w:color="000000"/>
              <w:right w:val="single" w:sz="12" w:space="0" w:color="auto"/>
            </w:tcBorders>
            <w:vAlign w:val="center"/>
          </w:tcPr>
          <w:p w:rsidR="008A5A5A" w:rsidRPr="00F723AB" w:rsidRDefault="00CD0CC1" w:rsidP="007A200B">
            <w:pPr>
              <w:rPr>
                <w:rFonts w:ascii="Arial" w:hAnsi="Arial" w:cs="Arial"/>
                <w:color w:val="000000" w:themeColor="text1"/>
              </w:rPr>
            </w:pPr>
            <w:r>
              <w:rPr>
                <w:rFonts w:ascii="Arial" w:hAnsi="Arial" w:cs="Arial"/>
                <w:color w:val="000000" w:themeColor="text1"/>
              </w:rPr>
              <w:t>Interface</w:t>
            </w:r>
            <w:r w:rsidR="00947108">
              <w:rPr>
                <w:rFonts w:ascii="Arial" w:hAnsi="Arial" w:cs="Arial"/>
                <w:color w:val="000000" w:themeColor="text1"/>
              </w:rPr>
              <w:t xml:space="preserve"> with batch jobs and manual intervention</w:t>
            </w:r>
          </w:p>
        </w:tc>
      </w:tr>
      <w:tr w:rsidR="00F723AB" w:rsidRPr="00F723AB"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Type of Conversion</w:t>
            </w:r>
          </w:p>
        </w:tc>
        <w:tc>
          <w:tcPr>
            <w:tcW w:w="2520" w:type="dxa"/>
            <w:gridSpan w:val="2"/>
            <w:tcBorders>
              <w:top w:val="single" w:sz="12" w:space="0" w:color="auto"/>
              <w:bottom w:val="single" w:sz="6" w:space="0" w:color="000000"/>
            </w:tcBorders>
            <w:vAlign w:val="center"/>
          </w:tcPr>
          <w:p w:rsidR="008A5A5A" w:rsidRPr="00F723AB" w:rsidRDefault="00947108" w:rsidP="00CB3440">
            <w:pPr>
              <w:spacing w:before="100" w:beforeAutospacing="1" w:after="120"/>
              <w:rPr>
                <w:rFonts w:ascii="Arial" w:hAnsi="Arial" w:cs="Arial"/>
                <w:color w:val="000000" w:themeColor="text1"/>
              </w:rPr>
            </w:pPr>
            <w:r>
              <w:rPr>
                <w:rFonts w:ascii="Arial" w:hAnsi="Arial" w:cs="Arial"/>
                <w:color w:val="000000" w:themeColor="text1"/>
              </w:rPr>
              <w:t>Automated and Manual</w:t>
            </w:r>
          </w:p>
        </w:tc>
        <w:tc>
          <w:tcPr>
            <w:tcW w:w="1800" w:type="dxa"/>
            <w:gridSpan w:val="2"/>
            <w:tcBorders>
              <w:top w:val="single" w:sz="12" w:space="0" w:color="auto"/>
              <w:bottom w:val="single" w:sz="6" w:space="0" w:color="000000"/>
              <w:right w:val="single" w:sz="4" w:space="0" w:color="auto"/>
            </w:tcBorders>
            <w:shd w:val="clear" w:color="auto" w:fill="C0C0C0"/>
            <w:vAlign w:val="center"/>
          </w:tcPr>
          <w:p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Priority</w:t>
            </w:r>
          </w:p>
        </w:tc>
        <w:tc>
          <w:tcPr>
            <w:tcW w:w="2217" w:type="dxa"/>
            <w:tcBorders>
              <w:top w:val="single" w:sz="12" w:space="0" w:color="auto"/>
              <w:left w:val="single" w:sz="4" w:space="0" w:color="auto"/>
              <w:bottom w:val="single" w:sz="6" w:space="0" w:color="000000"/>
              <w:right w:val="single" w:sz="12" w:space="0" w:color="auto"/>
            </w:tcBorders>
            <w:vAlign w:val="center"/>
          </w:tcPr>
          <w:p w:rsidR="008A5A5A" w:rsidRPr="00F723AB" w:rsidRDefault="00947108" w:rsidP="00CB3440">
            <w:pPr>
              <w:rPr>
                <w:rFonts w:ascii="Arial" w:hAnsi="Arial" w:cs="Arial"/>
                <w:color w:val="000000" w:themeColor="text1"/>
              </w:rPr>
            </w:pPr>
            <w:r>
              <w:rPr>
                <w:rFonts w:ascii="Arial" w:hAnsi="Arial" w:cs="Arial"/>
                <w:color w:val="000000" w:themeColor="text1"/>
              </w:rPr>
              <w:t>Medium</w:t>
            </w:r>
          </w:p>
        </w:tc>
      </w:tr>
    </w:tbl>
    <w:p w:rsidR="007413EA" w:rsidRPr="00F723AB" w:rsidRDefault="007413EA" w:rsidP="008A5A5A">
      <w:pPr>
        <w:rPr>
          <w:rFonts w:ascii="Arial" w:hAnsi="Arial" w:cs="Arial"/>
          <w:color w:val="000000" w:themeColor="text1"/>
        </w:rPr>
      </w:pPr>
    </w:p>
    <w:tbl>
      <w:tblPr>
        <w:tblW w:w="8697"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2520"/>
        <w:gridCol w:w="1800"/>
        <w:gridCol w:w="2217"/>
      </w:tblGrid>
      <w:tr w:rsidR="00F723AB" w:rsidRPr="00F723AB" w:rsidTr="005243F8">
        <w:trPr>
          <w:trHeight w:val="512"/>
        </w:trPr>
        <w:tc>
          <w:tcPr>
            <w:tcW w:w="8697" w:type="dxa"/>
            <w:gridSpan w:val="4"/>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rsidR="00EF51C6" w:rsidRPr="00F723AB" w:rsidRDefault="00EF51C6" w:rsidP="00C35433">
            <w:pPr>
              <w:pStyle w:val="Heading1"/>
              <w:keepLines/>
              <w:pageBreakBefore w:val="0"/>
              <w:framePr w:w="0" w:vSpace="0" w:wrap="auto" w:vAnchor="margin" w:yAlign="inline"/>
              <w:numPr>
                <w:ilvl w:val="0"/>
                <w:numId w:val="10"/>
              </w:numPr>
              <w:spacing w:before="240" w:line="259" w:lineRule="auto"/>
              <w:rPr>
                <w:rFonts w:ascii="Arial" w:hAnsi="Arial"/>
                <w:color w:val="000000" w:themeColor="text1"/>
              </w:rPr>
            </w:pPr>
            <w:bookmarkStart w:id="4" w:name="_Toc532472182"/>
            <w:r w:rsidRPr="00F723AB">
              <w:rPr>
                <w:rFonts w:ascii="Arial" w:hAnsi="Arial"/>
                <w:color w:val="000000" w:themeColor="text1"/>
              </w:rPr>
              <w:t>FS Control</w:t>
            </w:r>
            <w:bookmarkEnd w:id="4"/>
          </w:p>
        </w:tc>
      </w:tr>
      <w:tr w:rsidR="00F723AB" w:rsidRPr="00F723AB"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 xml:space="preserve">Functional </w:t>
            </w:r>
            <w:commentRangeStart w:id="5"/>
            <w:r w:rsidRPr="00F723AB">
              <w:rPr>
                <w:rFonts w:cs="Arial"/>
                <w:color w:val="000000" w:themeColor="text1"/>
                <w:sz w:val="18"/>
                <w:szCs w:val="18"/>
              </w:rPr>
              <w:t>Consultant</w:t>
            </w:r>
            <w:commentRangeEnd w:id="5"/>
            <w:r w:rsidR="006E2BE0">
              <w:rPr>
                <w:rStyle w:val="CommentReference"/>
                <w:b w:val="0"/>
                <w:lang w:val="en-GB" w:eastAsia="x-none"/>
              </w:rPr>
              <w:commentReference w:id="5"/>
            </w:r>
            <w:r w:rsidRPr="00F723AB">
              <w:rPr>
                <w:rFonts w:cs="Arial"/>
                <w:color w:val="000000" w:themeColor="text1"/>
                <w:sz w:val="18"/>
                <w:szCs w:val="18"/>
              </w:rPr>
              <w:t xml:space="preserve"> </w:t>
            </w:r>
            <w:r w:rsidR="00455646" w:rsidRPr="00F723AB">
              <w:rPr>
                <w:rFonts w:cs="Arial"/>
                <w:color w:val="000000" w:themeColor="text1"/>
                <w:sz w:val="18"/>
                <w:szCs w:val="18"/>
              </w:rPr>
              <w:t>–</w:t>
            </w:r>
            <w:r w:rsidRPr="00F723AB">
              <w:rPr>
                <w:rFonts w:cs="Arial"/>
                <w:color w:val="000000" w:themeColor="text1"/>
                <w:sz w:val="18"/>
                <w:szCs w:val="18"/>
              </w:rPr>
              <w:t xml:space="preserve"> Author</w:t>
            </w:r>
          </w:p>
        </w:tc>
        <w:tc>
          <w:tcPr>
            <w:tcW w:w="2520" w:type="dxa"/>
            <w:tcBorders>
              <w:top w:val="single" w:sz="12" w:space="0" w:color="auto"/>
              <w:bottom w:val="single" w:sz="6" w:space="0" w:color="000000"/>
            </w:tcBorders>
            <w:vAlign w:val="center"/>
          </w:tcPr>
          <w:p w:rsidR="007413EA" w:rsidRPr="00F723AB" w:rsidRDefault="001878E5" w:rsidP="00C35433">
            <w:pPr>
              <w:spacing w:before="100" w:beforeAutospacing="1" w:after="120"/>
              <w:rPr>
                <w:rFonts w:ascii="Arial" w:hAnsi="Arial" w:cs="Arial"/>
                <w:b/>
                <w:bCs/>
                <w:color w:val="000000" w:themeColor="text1"/>
              </w:rPr>
            </w:pPr>
            <w:r>
              <w:rPr>
                <w:rFonts w:ascii="Arial" w:hAnsi="Arial" w:cs="Arial"/>
                <w:color w:val="000000" w:themeColor="text1"/>
              </w:rPr>
              <w:t>Stephen Biernesser</w:t>
            </w:r>
          </w:p>
        </w:tc>
        <w:tc>
          <w:tcPr>
            <w:tcW w:w="1800" w:type="dxa"/>
            <w:tcBorders>
              <w:top w:val="single" w:sz="12" w:space="0" w:color="auto"/>
              <w:bottom w:val="single" w:sz="12" w:space="0" w:color="auto"/>
              <w:right w:val="single" w:sz="4" w:space="0" w:color="auto"/>
            </w:tcBorders>
            <w:shd w:val="clear" w:color="auto" w:fill="C0C0C0"/>
            <w:vAlign w:val="center"/>
          </w:tcPr>
          <w:p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Customer Process Owner</w:t>
            </w:r>
          </w:p>
        </w:tc>
        <w:tc>
          <w:tcPr>
            <w:tcW w:w="2217" w:type="dxa"/>
            <w:tcBorders>
              <w:top w:val="single" w:sz="12" w:space="0" w:color="auto"/>
              <w:left w:val="single" w:sz="4" w:space="0" w:color="auto"/>
              <w:bottom w:val="single" w:sz="6" w:space="0" w:color="000000"/>
              <w:right w:val="single" w:sz="12" w:space="0" w:color="auto"/>
            </w:tcBorders>
            <w:vAlign w:val="center"/>
          </w:tcPr>
          <w:p w:rsidR="00EC4B82" w:rsidRDefault="00EC4B82" w:rsidP="00EC4B82">
            <w:pPr>
              <w:spacing w:before="100" w:beforeAutospacing="1" w:after="120"/>
              <w:rPr>
                <w:ins w:id="6" w:author="Andrew Paradise" w:date="2019-04-30T16:46:00Z"/>
                <w:rFonts w:ascii="Arial" w:hAnsi="Arial" w:cs="Arial"/>
                <w:color w:val="000000" w:themeColor="text1"/>
              </w:rPr>
            </w:pPr>
            <w:ins w:id="7" w:author="Andrew Paradise" w:date="2019-04-30T16:46:00Z">
              <w:r w:rsidRPr="00924866">
                <w:rPr>
                  <w:rFonts w:ascii="Arial" w:hAnsi="Arial" w:cs="Arial"/>
                  <w:color w:val="000000" w:themeColor="text1"/>
                </w:rPr>
                <w:t>Carly Bobowicz</w:t>
              </w:r>
            </w:ins>
          </w:p>
          <w:p w:rsidR="001878E5" w:rsidRPr="00F723AB" w:rsidRDefault="00EC4B82" w:rsidP="00EC4B82">
            <w:pPr>
              <w:rPr>
                <w:rFonts w:ascii="Arial" w:hAnsi="Arial" w:cs="Arial"/>
                <w:b/>
                <w:bCs/>
                <w:color w:val="000000" w:themeColor="text1"/>
              </w:rPr>
            </w:pPr>
            <w:ins w:id="8" w:author="Andrew Paradise" w:date="2019-04-30T16:46:00Z">
              <w:r>
                <w:rPr>
                  <w:rFonts w:ascii="Arial" w:hAnsi="Arial" w:cs="Arial"/>
                  <w:color w:val="000000" w:themeColor="text1"/>
                </w:rPr>
                <w:t>Missy Bauer</w:t>
              </w:r>
            </w:ins>
            <w:commentRangeStart w:id="9"/>
            <w:commentRangeStart w:id="10"/>
            <w:del w:id="11" w:author="Andrew Paradise" w:date="2019-04-30T16:46:00Z">
              <w:r w:rsidR="005E1FCB" w:rsidDel="00EC4B82">
                <w:rPr>
                  <w:rFonts w:ascii="Arial" w:hAnsi="Arial" w:cs="Arial"/>
                  <w:color w:val="000000" w:themeColor="text1"/>
                </w:rPr>
                <w:delText>?</w:delText>
              </w:r>
              <w:commentRangeEnd w:id="9"/>
              <w:r w:rsidR="005E1FCB" w:rsidDel="00EC4B82">
                <w:rPr>
                  <w:rStyle w:val="CommentReference"/>
                  <w:rFonts w:ascii="Arial" w:hAnsi="Arial" w:cs="Times New Roman"/>
                  <w:spacing w:val="0"/>
                  <w:kern w:val="0"/>
                  <w:szCs w:val="20"/>
                  <w:lang w:val="en-GB" w:eastAsia="x-none"/>
                </w:rPr>
                <w:commentReference w:id="9"/>
              </w:r>
              <w:commentRangeEnd w:id="10"/>
              <w:r w:rsidR="006E2BE0" w:rsidDel="00EC4B82">
                <w:rPr>
                  <w:rStyle w:val="CommentReference"/>
                  <w:rFonts w:ascii="Arial" w:hAnsi="Arial" w:cs="Times New Roman"/>
                  <w:spacing w:val="0"/>
                  <w:kern w:val="0"/>
                  <w:szCs w:val="20"/>
                  <w:lang w:val="en-GB" w:eastAsia="x-none"/>
                </w:rPr>
                <w:commentReference w:id="10"/>
              </w:r>
            </w:del>
          </w:p>
        </w:tc>
      </w:tr>
      <w:tr w:rsidR="00F723AB" w:rsidRPr="00F723AB"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Planned Date of FS Completion</w:t>
            </w:r>
          </w:p>
        </w:tc>
        <w:tc>
          <w:tcPr>
            <w:tcW w:w="2520" w:type="dxa"/>
            <w:tcBorders>
              <w:top w:val="single" w:sz="12" w:space="0" w:color="auto"/>
              <w:bottom w:val="single" w:sz="6" w:space="0" w:color="000000"/>
            </w:tcBorders>
            <w:vAlign w:val="center"/>
          </w:tcPr>
          <w:p w:rsidR="007413EA" w:rsidRPr="00F723AB" w:rsidRDefault="005E1FCB" w:rsidP="00C35433">
            <w:pPr>
              <w:spacing w:before="100" w:beforeAutospacing="1" w:after="120"/>
              <w:rPr>
                <w:rFonts w:ascii="Arial" w:hAnsi="Arial" w:cs="Arial"/>
                <w:color w:val="000000" w:themeColor="text1"/>
              </w:rPr>
            </w:pPr>
            <w:r>
              <w:rPr>
                <w:rFonts w:ascii="Arial" w:hAnsi="Arial" w:cs="Arial"/>
                <w:color w:val="000000" w:themeColor="text1"/>
              </w:rPr>
              <w:t>4/12</w:t>
            </w:r>
            <w:r w:rsidR="001878E5">
              <w:rPr>
                <w:rFonts w:ascii="Arial" w:hAnsi="Arial" w:cs="Arial"/>
                <w:color w:val="000000" w:themeColor="text1"/>
              </w:rPr>
              <w:t>/2019</w:t>
            </w:r>
          </w:p>
        </w:tc>
        <w:tc>
          <w:tcPr>
            <w:tcW w:w="1800" w:type="dxa"/>
            <w:tcBorders>
              <w:top w:val="single" w:sz="12" w:space="0" w:color="auto"/>
              <w:bottom w:val="single" w:sz="12" w:space="0" w:color="auto"/>
              <w:right w:val="single" w:sz="4" w:space="0" w:color="auto"/>
            </w:tcBorders>
            <w:shd w:val="clear" w:color="auto" w:fill="C0C0C0"/>
            <w:vAlign w:val="center"/>
          </w:tcPr>
          <w:p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Actual Date of FS Completion</w:t>
            </w:r>
          </w:p>
        </w:tc>
        <w:tc>
          <w:tcPr>
            <w:tcW w:w="2217" w:type="dxa"/>
            <w:tcBorders>
              <w:top w:val="single" w:sz="12" w:space="0" w:color="auto"/>
              <w:left w:val="single" w:sz="4" w:space="0" w:color="auto"/>
              <w:bottom w:val="single" w:sz="6" w:space="0" w:color="000000"/>
              <w:right w:val="single" w:sz="12" w:space="0" w:color="auto"/>
            </w:tcBorders>
            <w:vAlign w:val="center"/>
          </w:tcPr>
          <w:p w:rsidR="007413EA" w:rsidRPr="00F723AB" w:rsidRDefault="00A55C57" w:rsidP="00C35433">
            <w:pPr>
              <w:rPr>
                <w:rFonts w:ascii="Arial" w:hAnsi="Arial" w:cs="Arial"/>
                <w:color w:val="000000" w:themeColor="text1"/>
              </w:rPr>
            </w:pPr>
            <w:r w:rsidRPr="00F723AB">
              <w:rPr>
                <w:rFonts w:ascii="Arial" w:hAnsi="Arial" w:cs="Arial"/>
                <w:color w:val="000000" w:themeColor="text1"/>
              </w:rPr>
              <w:t>TBD</w:t>
            </w:r>
          </w:p>
        </w:tc>
      </w:tr>
      <w:tr w:rsidR="00F723AB" w:rsidRPr="00F723AB"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FS Approved By</w:t>
            </w:r>
          </w:p>
        </w:tc>
        <w:tc>
          <w:tcPr>
            <w:tcW w:w="2520" w:type="dxa"/>
            <w:tcBorders>
              <w:top w:val="single" w:sz="12" w:space="0" w:color="auto"/>
              <w:bottom w:val="single" w:sz="12" w:space="0" w:color="auto"/>
            </w:tcBorders>
            <w:vAlign w:val="center"/>
          </w:tcPr>
          <w:p w:rsidR="007413EA" w:rsidRPr="00F723AB" w:rsidRDefault="007413EA" w:rsidP="00C35433">
            <w:pPr>
              <w:spacing w:before="100" w:beforeAutospacing="1" w:after="120"/>
              <w:rPr>
                <w:rFonts w:ascii="Arial" w:hAnsi="Arial" w:cs="Arial"/>
                <w:color w:val="000000" w:themeColor="text1"/>
              </w:rPr>
            </w:pPr>
            <w:r w:rsidRPr="00F723AB">
              <w:rPr>
                <w:rFonts w:ascii="Arial" w:hAnsi="Arial" w:cs="Arial"/>
                <w:color w:val="000000" w:themeColor="text1"/>
              </w:rPr>
              <w:t>Last Name, First Name</w:t>
            </w:r>
          </w:p>
        </w:tc>
        <w:tc>
          <w:tcPr>
            <w:tcW w:w="1800" w:type="dxa"/>
            <w:tcBorders>
              <w:top w:val="single" w:sz="12" w:space="0" w:color="auto"/>
              <w:bottom w:val="single" w:sz="12" w:space="0" w:color="auto"/>
              <w:right w:val="single" w:sz="4" w:space="0" w:color="auto"/>
            </w:tcBorders>
            <w:shd w:val="clear" w:color="auto" w:fill="C0C0C0"/>
            <w:vAlign w:val="center"/>
          </w:tcPr>
          <w:p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FS Approval date</w:t>
            </w:r>
          </w:p>
        </w:tc>
        <w:tc>
          <w:tcPr>
            <w:tcW w:w="2217" w:type="dxa"/>
            <w:tcBorders>
              <w:top w:val="single" w:sz="12" w:space="0" w:color="auto"/>
              <w:left w:val="single" w:sz="4" w:space="0" w:color="auto"/>
              <w:bottom w:val="single" w:sz="12" w:space="0" w:color="auto"/>
              <w:right w:val="single" w:sz="12" w:space="0" w:color="auto"/>
            </w:tcBorders>
            <w:vAlign w:val="center"/>
          </w:tcPr>
          <w:p w:rsidR="007413EA" w:rsidRPr="00F723AB" w:rsidRDefault="00D636A0" w:rsidP="00C35433">
            <w:pPr>
              <w:rPr>
                <w:rFonts w:ascii="Arial" w:hAnsi="Arial" w:cs="Arial"/>
                <w:color w:val="000000" w:themeColor="text1"/>
              </w:rPr>
            </w:pPr>
            <w:r w:rsidRPr="00F723AB">
              <w:rPr>
                <w:rFonts w:ascii="Arial" w:hAnsi="Arial" w:cs="Arial"/>
                <w:color w:val="000000" w:themeColor="text1"/>
              </w:rPr>
              <w:t>TBD</w:t>
            </w:r>
          </w:p>
        </w:tc>
      </w:tr>
      <w:tr w:rsidR="00F723AB" w:rsidRPr="00F723AB"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3D1C89" w:rsidRPr="00F723AB" w:rsidRDefault="003D1C89" w:rsidP="003D1C89">
            <w:pPr>
              <w:pStyle w:val="TableHeading2"/>
              <w:rPr>
                <w:rFonts w:cs="Arial"/>
                <w:color w:val="000000" w:themeColor="text1"/>
                <w:sz w:val="18"/>
                <w:szCs w:val="18"/>
              </w:rPr>
            </w:pPr>
            <w:r w:rsidRPr="00F723AB">
              <w:rPr>
                <w:rFonts w:cs="Arial"/>
                <w:color w:val="000000" w:themeColor="text1"/>
                <w:sz w:val="18"/>
                <w:szCs w:val="18"/>
              </w:rPr>
              <w:t>FS Approved By</w:t>
            </w:r>
          </w:p>
        </w:tc>
        <w:tc>
          <w:tcPr>
            <w:tcW w:w="2520" w:type="dxa"/>
            <w:tcBorders>
              <w:top w:val="single" w:sz="12" w:space="0" w:color="auto"/>
              <w:bottom w:val="single" w:sz="6" w:space="0" w:color="000000"/>
            </w:tcBorders>
            <w:vAlign w:val="center"/>
          </w:tcPr>
          <w:p w:rsidR="003D1C89" w:rsidRPr="00F723AB" w:rsidRDefault="003D1C89" w:rsidP="003D1C89">
            <w:pPr>
              <w:spacing w:before="100" w:beforeAutospacing="1" w:after="120"/>
              <w:rPr>
                <w:rFonts w:ascii="Arial" w:hAnsi="Arial" w:cs="Arial"/>
                <w:color w:val="000000" w:themeColor="text1"/>
              </w:rPr>
            </w:pPr>
            <w:r w:rsidRPr="00F723AB">
              <w:rPr>
                <w:rFonts w:ascii="Arial" w:hAnsi="Arial" w:cs="Arial"/>
                <w:color w:val="000000" w:themeColor="text1"/>
              </w:rPr>
              <w:t>Last Name, First Name</w:t>
            </w:r>
          </w:p>
        </w:tc>
        <w:tc>
          <w:tcPr>
            <w:tcW w:w="1800" w:type="dxa"/>
            <w:tcBorders>
              <w:top w:val="single" w:sz="12" w:space="0" w:color="auto"/>
              <w:bottom w:val="single" w:sz="6" w:space="0" w:color="000000"/>
              <w:right w:val="single" w:sz="4" w:space="0" w:color="auto"/>
            </w:tcBorders>
            <w:shd w:val="clear" w:color="auto" w:fill="C0C0C0"/>
            <w:vAlign w:val="center"/>
          </w:tcPr>
          <w:p w:rsidR="003D1C89" w:rsidRPr="00F723AB" w:rsidRDefault="003D1C89" w:rsidP="003D1C89">
            <w:pPr>
              <w:pStyle w:val="TableHeading2"/>
              <w:rPr>
                <w:rFonts w:cs="Arial"/>
                <w:color w:val="000000" w:themeColor="text1"/>
                <w:sz w:val="18"/>
                <w:szCs w:val="18"/>
              </w:rPr>
            </w:pPr>
            <w:r w:rsidRPr="00F723AB">
              <w:rPr>
                <w:rFonts w:cs="Arial"/>
                <w:color w:val="000000" w:themeColor="text1"/>
                <w:sz w:val="18"/>
                <w:szCs w:val="18"/>
              </w:rPr>
              <w:t>FS Approval date</w:t>
            </w:r>
          </w:p>
        </w:tc>
        <w:tc>
          <w:tcPr>
            <w:tcW w:w="2217" w:type="dxa"/>
            <w:tcBorders>
              <w:top w:val="single" w:sz="12" w:space="0" w:color="auto"/>
              <w:left w:val="single" w:sz="4" w:space="0" w:color="auto"/>
              <w:bottom w:val="single" w:sz="6" w:space="0" w:color="000000"/>
              <w:right w:val="single" w:sz="12" w:space="0" w:color="auto"/>
            </w:tcBorders>
            <w:vAlign w:val="center"/>
          </w:tcPr>
          <w:p w:rsidR="003D1C89" w:rsidRPr="00F723AB" w:rsidRDefault="00D636A0" w:rsidP="003D1C89">
            <w:pPr>
              <w:rPr>
                <w:rFonts w:ascii="Arial" w:hAnsi="Arial" w:cs="Arial"/>
                <w:color w:val="000000" w:themeColor="text1"/>
              </w:rPr>
            </w:pPr>
            <w:r w:rsidRPr="00F723AB">
              <w:rPr>
                <w:rFonts w:ascii="Arial" w:hAnsi="Arial" w:cs="Arial"/>
                <w:color w:val="000000" w:themeColor="text1"/>
              </w:rPr>
              <w:t>TBD</w:t>
            </w:r>
          </w:p>
        </w:tc>
      </w:tr>
    </w:tbl>
    <w:p w:rsidR="007413EA" w:rsidRDefault="007413EA" w:rsidP="008A5A5A">
      <w:r>
        <w:t xml:space="preserve"> </w:t>
      </w:r>
    </w:p>
    <w:p w:rsidR="001E4B9E" w:rsidRDefault="008E6E49" w:rsidP="00EF51C6">
      <w:pPr>
        <w:spacing w:before="0" w:line="240" w:lineRule="auto"/>
        <w:rPr>
          <w:rFonts w:ascii="EYInterstate" w:hAnsi="EYInterstate"/>
        </w:rPr>
      </w:pPr>
      <w:r>
        <w:rPr>
          <w:rFonts w:ascii="EYInterstate" w:hAnsi="EYInterstate"/>
        </w:rPr>
        <w:br w:type="page"/>
      </w:r>
    </w:p>
    <w:p w:rsidR="00897386" w:rsidRDefault="00897386" w:rsidP="00EF51C6">
      <w:pPr>
        <w:spacing w:before="0" w:line="240" w:lineRule="auto"/>
        <w:rPr>
          <w:rFonts w:ascii="EYInterstate" w:hAnsi="EYInterstate"/>
        </w:rPr>
      </w:pPr>
    </w:p>
    <w:tbl>
      <w:tblPr>
        <w:tblW w:w="8711" w:type="dxa"/>
        <w:tblInd w:w="108" w:type="dxa"/>
        <w:tblCellMar>
          <w:left w:w="0" w:type="dxa"/>
          <w:right w:w="0" w:type="dxa"/>
        </w:tblCellMar>
        <w:tblLook w:val="04A0" w:firstRow="1" w:lastRow="0" w:firstColumn="1" w:lastColumn="0" w:noHBand="0" w:noVBand="1"/>
      </w:tblPr>
      <w:tblGrid>
        <w:gridCol w:w="3842"/>
        <w:gridCol w:w="2356"/>
        <w:gridCol w:w="2513"/>
      </w:tblGrid>
      <w:tr w:rsidR="00897386" w:rsidRPr="00EF51C6" w:rsidTr="00E91220">
        <w:tc>
          <w:tcPr>
            <w:tcW w:w="8711" w:type="dxa"/>
            <w:gridSpan w:val="3"/>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08" w:type="dxa"/>
              <w:bottom w:w="0" w:type="dxa"/>
              <w:right w:w="108" w:type="dxa"/>
            </w:tcMar>
          </w:tcPr>
          <w:p w:rsidR="00897386" w:rsidRPr="00EF51C6" w:rsidRDefault="0089738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12" w:name="_Toc532472183"/>
            <w:r w:rsidRPr="008E6E49">
              <w:rPr>
                <w:rFonts w:ascii="EYInterstate" w:hAnsi="EYInterstate"/>
              </w:rPr>
              <w:t>Source &amp; Target Matrix</w:t>
            </w:r>
            <w:bookmarkEnd w:id="12"/>
            <w:r w:rsidRPr="008E6E49">
              <w:rPr>
                <w:rFonts w:ascii="EYInterstate" w:hAnsi="EYInterstate"/>
              </w:rPr>
              <w:t xml:space="preserve"> </w:t>
            </w:r>
          </w:p>
        </w:tc>
      </w:tr>
      <w:tr w:rsidR="00897386" w:rsidRPr="002E1DA0" w:rsidTr="00F963E9">
        <w:tc>
          <w:tcPr>
            <w:tcW w:w="384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rsidR="00897386" w:rsidRPr="002E1DA0" w:rsidRDefault="00897386" w:rsidP="008B3C3F">
            <w:pPr>
              <w:pStyle w:val="Caption0"/>
              <w:rPr>
                <w:rFonts w:ascii="Arial" w:hAnsi="Arial" w:cs="Arial"/>
                <w:i/>
                <w:iCs/>
                <w:spacing w:val="0"/>
                <w:kern w:val="0"/>
                <w:sz w:val="20"/>
                <w:szCs w:val="20"/>
                <w:lang w:val="en-CA" w:eastAsia="en-US"/>
              </w:rPr>
            </w:pPr>
            <w:r w:rsidRPr="002E1DA0">
              <w:rPr>
                <w:rFonts w:ascii="Arial" w:hAnsi="Arial" w:cs="Arial"/>
                <w:spacing w:val="0"/>
                <w:kern w:val="0"/>
                <w:sz w:val="20"/>
                <w:szCs w:val="20"/>
                <w:lang w:eastAsia="en-US"/>
              </w:rPr>
              <w:t>Application Name</w:t>
            </w:r>
          </w:p>
        </w:tc>
        <w:tc>
          <w:tcPr>
            <w:tcW w:w="2356"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rsidR="00897386" w:rsidRPr="002E1DA0" w:rsidRDefault="00897386" w:rsidP="008B3C3F">
            <w:pPr>
              <w:pStyle w:val="Caption0"/>
              <w:rPr>
                <w:rFonts w:ascii="Arial" w:hAnsi="Arial" w:cs="Arial"/>
                <w:i/>
                <w:iCs/>
                <w:sz w:val="20"/>
                <w:szCs w:val="20"/>
                <w:lang w:val="en-CA"/>
              </w:rPr>
            </w:pPr>
            <w:r w:rsidRPr="002E1DA0">
              <w:rPr>
                <w:rFonts w:ascii="Arial" w:hAnsi="Arial" w:cs="Arial"/>
                <w:spacing w:val="0"/>
                <w:kern w:val="0"/>
                <w:sz w:val="20"/>
                <w:szCs w:val="20"/>
                <w:lang w:eastAsia="en-US"/>
              </w:rPr>
              <w:t xml:space="preserve">Source </w:t>
            </w:r>
          </w:p>
        </w:tc>
        <w:tc>
          <w:tcPr>
            <w:tcW w:w="2513"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rsidR="00897386" w:rsidRPr="002E1DA0" w:rsidRDefault="00897386" w:rsidP="008B3C3F">
            <w:pPr>
              <w:pStyle w:val="Caption0"/>
              <w:rPr>
                <w:rFonts w:ascii="Arial" w:hAnsi="Arial" w:cs="Arial"/>
                <w:i/>
                <w:iCs/>
                <w:sz w:val="20"/>
                <w:szCs w:val="20"/>
                <w:lang w:val="en-CA"/>
              </w:rPr>
            </w:pPr>
            <w:r w:rsidRPr="002E1DA0">
              <w:rPr>
                <w:rFonts w:ascii="Arial" w:hAnsi="Arial" w:cs="Arial"/>
                <w:spacing w:val="0"/>
                <w:kern w:val="0"/>
                <w:sz w:val="20"/>
                <w:szCs w:val="20"/>
                <w:lang w:eastAsia="en-US"/>
              </w:rPr>
              <w:t>Destination</w:t>
            </w:r>
          </w:p>
        </w:tc>
      </w:tr>
      <w:tr w:rsidR="00E91220" w:rsidRPr="002E1DA0" w:rsidTr="00F963E9">
        <w:tc>
          <w:tcPr>
            <w:tcW w:w="38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91220" w:rsidRPr="002E1DA0" w:rsidRDefault="005E1FCB" w:rsidP="00E91220">
            <w:pPr>
              <w:ind w:left="360"/>
              <w:rPr>
                <w:rFonts w:ascii="Arial" w:hAnsi="Arial" w:cs="Arial"/>
                <w:sz w:val="20"/>
                <w:szCs w:val="20"/>
              </w:rPr>
            </w:pPr>
            <w:r>
              <w:rPr>
                <w:rFonts w:ascii="Arial" w:hAnsi="Arial" w:cs="Arial"/>
                <w:sz w:val="20"/>
                <w:szCs w:val="20"/>
              </w:rPr>
              <w:t>DCP</w:t>
            </w:r>
            <w:r w:rsidR="00084705">
              <w:rPr>
                <w:rFonts w:ascii="Arial" w:hAnsi="Arial" w:cs="Arial"/>
                <w:sz w:val="20"/>
                <w:szCs w:val="20"/>
              </w:rPr>
              <w:t xml:space="preserve"> </w:t>
            </w:r>
            <w:r>
              <w:rPr>
                <w:rFonts w:ascii="Arial" w:hAnsi="Arial" w:cs="Arial"/>
                <w:sz w:val="20"/>
                <w:szCs w:val="20"/>
              </w:rPr>
              <w:t>-</w:t>
            </w:r>
            <w:r w:rsidR="00084705">
              <w:rPr>
                <w:rFonts w:ascii="Arial" w:hAnsi="Arial" w:cs="Arial"/>
                <w:sz w:val="20"/>
                <w:szCs w:val="20"/>
              </w:rPr>
              <w:t xml:space="preserve"> </w:t>
            </w:r>
            <w:r>
              <w:rPr>
                <w:rFonts w:ascii="Arial" w:hAnsi="Arial" w:cs="Arial"/>
                <w:sz w:val="20"/>
                <w:szCs w:val="20"/>
              </w:rPr>
              <w:t>SAP</w:t>
            </w:r>
          </w:p>
        </w:tc>
        <w:tc>
          <w:tcPr>
            <w:tcW w:w="23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91220" w:rsidRPr="002E1DA0" w:rsidRDefault="00E91220" w:rsidP="00E91220">
            <w:pPr>
              <w:jc w:val="center"/>
              <w:rPr>
                <w:rFonts w:ascii="Arial" w:hAnsi="Arial" w:cs="Arial"/>
                <w:sz w:val="20"/>
                <w:szCs w:val="20"/>
              </w:rPr>
            </w:pPr>
            <w:r w:rsidRPr="002E1DA0">
              <w:rPr>
                <w:rFonts w:ascii="Arial" w:hAnsi="Arial" w:cs="Arial"/>
                <w:sz w:val="20"/>
                <w:szCs w:val="20"/>
              </w:rPr>
              <w:t>X</w:t>
            </w:r>
          </w:p>
        </w:tc>
        <w:tc>
          <w:tcPr>
            <w:tcW w:w="25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91220" w:rsidRPr="002E1DA0" w:rsidRDefault="00E91220" w:rsidP="00E91220">
            <w:pPr>
              <w:jc w:val="center"/>
              <w:rPr>
                <w:rFonts w:ascii="Arial" w:hAnsi="Arial" w:cs="Arial"/>
                <w:sz w:val="20"/>
                <w:szCs w:val="20"/>
              </w:rPr>
            </w:pPr>
          </w:p>
        </w:tc>
      </w:tr>
      <w:tr w:rsidR="00F963E9" w:rsidRPr="009124BD" w:rsidTr="00F963E9">
        <w:tc>
          <w:tcPr>
            <w:tcW w:w="38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963E9" w:rsidRPr="009124BD" w:rsidRDefault="00F963E9" w:rsidP="00F963E9">
            <w:pPr>
              <w:ind w:left="360"/>
              <w:rPr>
                <w:rFonts w:ascii="Arial" w:hAnsi="Arial" w:cs="Arial"/>
                <w:sz w:val="20"/>
                <w:szCs w:val="20"/>
              </w:rPr>
            </w:pPr>
            <w:r w:rsidRPr="009124BD">
              <w:rPr>
                <w:rFonts w:ascii="Arial" w:hAnsi="Arial" w:cs="Arial"/>
                <w:sz w:val="20"/>
                <w:szCs w:val="20"/>
              </w:rPr>
              <w:t>CFIN</w:t>
            </w:r>
          </w:p>
        </w:tc>
        <w:tc>
          <w:tcPr>
            <w:tcW w:w="23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963E9" w:rsidRPr="009124BD" w:rsidRDefault="00F963E9" w:rsidP="00F963E9">
            <w:pPr>
              <w:jc w:val="center"/>
              <w:rPr>
                <w:rFonts w:ascii="Arial" w:hAnsi="Arial" w:cs="Arial"/>
                <w:sz w:val="20"/>
                <w:szCs w:val="20"/>
              </w:rPr>
            </w:pPr>
          </w:p>
        </w:tc>
        <w:tc>
          <w:tcPr>
            <w:tcW w:w="25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963E9" w:rsidRPr="009124BD" w:rsidRDefault="00F963E9" w:rsidP="00F963E9">
            <w:pPr>
              <w:jc w:val="center"/>
              <w:rPr>
                <w:rFonts w:ascii="Arial" w:hAnsi="Arial" w:cs="Arial"/>
                <w:sz w:val="20"/>
                <w:szCs w:val="20"/>
              </w:rPr>
            </w:pPr>
            <w:r w:rsidRPr="009124BD">
              <w:rPr>
                <w:rFonts w:ascii="Arial" w:hAnsi="Arial" w:cs="Arial"/>
                <w:sz w:val="20"/>
                <w:szCs w:val="20"/>
              </w:rPr>
              <w:t>X</w:t>
            </w:r>
          </w:p>
        </w:tc>
      </w:tr>
    </w:tbl>
    <w:p w:rsidR="00897386" w:rsidRDefault="00897386" w:rsidP="00EF51C6">
      <w:pPr>
        <w:spacing w:before="0" w:line="240" w:lineRule="auto"/>
        <w:rPr>
          <w:rFonts w:ascii="EYInterstate" w:hAnsi="EYInterstate"/>
        </w:rPr>
      </w:pPr>
    </w:p>
    <w:p w:rsidR="00897386" w:rsidRDefault="00897386" w:rsidP="00EF51C6">
      <w:pPr>
        <w:spacing w:before="0" w:line="240" w:lineRule="auto"/>
        <w:rPr>
          <w:rFonts w:ascii="EYInterstate" w:hAnsi="EYInterstate"/>
        </w:rPr>
      </w:pPr>
    </w:p>
    <w:tbl>
      <w:tblPr>
        <w:tblW w:w="8711" w:type="dxa"/>
        <w:tblInd w:w="103"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ayout w:type="fixed"/>
        <w:tblLook w:val="0000" w:firstRow="0" w:lastRow="0" w:firstColumn="0" w:lastColumn="0" w:noHBand="0" w:noVBand="0"/>
      </w:tblPr>
      <w:tblGrid>
        <w:gridCol w:w="8711"/>
      </w:tblGrid>
      <w:tr w:rsidR="00EF51C6" w:rsidTr="00143A7A">
        <w:trPr>
          <w:cantSplit/>
          <w:trHeight w:val="305"/>
        </w:trPr>
        <w:tc>
          <w:tcPr>
            <w:tcW w:w="8711" w:type="dxa"/>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13" w:name="_Functional_Description"/>
            <w:bookmarkStart w:id="14" w:name="_Toc532472184"/>
            <w:bookmarkEnd w:id="13"/>
            <w:r w:rsidRPr="008E6E49">
              <w:rPr>
                <w:rFonts w:ascii="EYInterstate" w:hAnsi="EYInterstate"/>
              </w:rPr>
              <w:t>Functional Description</w:t>
            </w:r>
            <w:bookmarkEnd w:id="14"/>
          </w:p>
        </w:tc>
      </w:tr>
      <w:tr w:rsidR="008A5A5A" w:rsidTr="00143A7A">
        <w:trPr>
          <w:trHeight w:val="305"/>
        </w:trPr>
        <w:tc>
          <w:tcPr>
            <w:tcW w:w="8711" w:type="dxa"/>
          </w:tcPr>
          <w:p w:rsidR="003A6E0A" w:rsidRDefault="00EA0FDA" w:rsidP="003A6E0A">
            <w:pPr>
              <w:pStyle w:val="ABLOCKPARA"/>
            </w:pPr>
            <w:r>
              <w:t xml:space="preserve">DCP has </w:t>
            </w:r>
            <w:r w:rsidR="000A3419">
              <w:t>two</w:t>
            </w:r>
            <w:r>
              <w:t xml:space="preserve"> company codes</w:t>
            </w:r>
            <w:r w:rsidR="000A3419">
              <w:t xml:space="preserve">, </w:t>
            </w:r>
            <w:commentRangeStart w:id="15"/>
            <w:r w:rsidR="000A3419">
              <w:t>1153 and 9524</w:t>
            </w:r>
            <w:commentRangeEnd w:id="15"/>
            <w:r w:rsidR="00CD7110">
              <w:rPr>
                <w:rStyle w:val="CommentReference"/>
                <w:rFonts w:cs="Times New Roman"/>
                <w:lang w:eastAsia="x-none"/>
              </w:rPr>
              <w:commentReference w:id="15"/>
            </w:r>
            <w:r w:rsidR="000A3419">
              <w:t xml:space="preserve">, </w:t>
            </w:r>
            <w:r w:rsidR="0092450E">
              <w:t>which were created with their local currency as CHF, Swiss Francs.  However the company code operates functionally as a EUR company, which per US GAAP is how the company should be reported externally.  To work around this DCP created a special ledger, Y4.  This special ledger was created with its local currency as EUR, and was set up so that all postings to the leading ledger would flow into Y4 and convert from CHF to EUR. Additional</w:t>
            </w:r>
            <w:del w:id="16" w:author="Andrew Paradise" w:date="2019-05-01T11:05:00Z">
              <w:r w:rsidR="0092450E" w:rsidDel="00905B6A">
                <w:delText>ly</w:delText>
              </w:r>
            </w:del>
            <w:r w:rsidR="0092450E">
              <w:t xml:space="preserve"> detail is in the pdf below.</w:t>
            </w:r>
          </w:p>
          <w:p w:rsidR="000A30D2" w:rsidRDefault="00905B6A" w:rsidP="003A6E0A">
            <w:pPr>
              <w:pStyle w:val="ABLOCKPARA"/>
            </w:pPr>
            <w:r>
              <w:object w:dxaOrig="3180" w:dyaOrig="816" w14:anchorId="4CA081AF">
                <v:shape id="_x0000_i1025" type="#_x0000_t75" style="width:159.6pt;height:40.8pt" o:ole="">
                  <v:imagedata r:id="rId13" o:title=""/>
                </v:shape>
                <o:OLEObject Type="Embed" ProgID="Package" ShapeID="_x0000_i1025" DrawAspect="Content" ObjectID="_1618817587" r:id="rId14"/>
              </w:object>
            </w:r>
          </w:p>
          <w:p w:rsidR="0092450E" w:rsidRDefault="000A30D2" w:rsidP="003A6E0A">
            <w:pPr>
              <w:pStyle w:val="ABLOCKPARA"/>
            </w:pPr>
            <w:r>
              <w:t>So to provide Corteva with the same ability to report company code 1153 and 9524 in the EUR currency those postings</w:t>
            </w:r>
            <w:r w:rsidR="00B518A6">
              <w:t xml:space="preserve"> need to get from DCP’s</w:t>
            </w:r>
            <w:r>
              <w:t xml:space="preserve"> Y4 into Central Finance(CFIN) in some way.  However therein lies </w:t>
            </w:r>
            <w:r w:rsidR="00B518A6">
              <w:t xml:space="preserve">another </w:t>
            </w:r>
            <w:r>
              <w:t>problem; the standard tool Central Finance uses to bring in postings from a heritage system is SLT and SLT does not naturally connect to the tables t</w:t>
            </w:r>
            <w:r w:rsidR="00FE6C29">
              <w:t xml:space="preserve">hat special ledger postings are stored in, YGLOBEA and YGLOBET.  In </w:t>
            </w:r>
            <w:r w:rsidR="00B518A6">
              <w:t>addition,</w:t>
            </w:r>
            <w:r w:rsidR="00FE6C29">
              <w:t xml:space="preserve"> the way the postings will be made in CFIN </w:t>
            </w:r>
            <w:ins w:id="17" w:author="Andrew Paradise" w:date="2019-04-30T16:46:00Z">
              <w:r w:rsidR="00EC4B82">
                <w:fldChar w:fldCharType="begin"/>
              </w:r>
              <w:r w:rsidR="00EC4B82">
                <w:instrText xml:space="preserve"> HYPERLINK  \l "_Mapping_SAP_Fields" </w:instrText>
              </w:r>
              <w:r w:rsidR="00EC4B82">
                <w:fldChar w:fldCharType="separate"/>
              </w:r>
              <w:commentRangeStart w:id="18"/>
              <w:r w:rsidR="00FE6C29" w:rsidRPr="00EC4B82">
                <w:rPr>
                  <w:rStyle w:val="Hyperlink"/>
                  <w:rFonts w:cs="Arial"/>
                  <w:sz w:val="20"/>
                  <w:szCs w:val="20"/>
                </w:rPr>
                <w:t>(described in greater detail below)</w:t>
              </w:r>
              <w:commentRangeEnd w:id="18"/>
              <w:r w:rsidR="00FE6C29" w:rsidRPr="00EC4B82">
                <w:rPr>
                  <w:rStyle w:val="Hyperlink"/>
                  <w:rFonts w:cs="Times New Roman"/>
                  <w:sz w:val="16"/>
                  <w:szCs w:val="20"/>
                  <w:lang w:eastAsia="x-none"/>
                </w:rPr>
                <w:commentReference w:id="18"/>
              </w:r>
              <w:r w:rsidR="00EC4B82">
                <w:fldChar w:fldCharType="end"/>
              </w:r>
            </w:ins>
            <w:r w:rsidR="00FE6C29">
              <w:t xml:space="preserve"> is non-standard, and would not fit into the standard CFIN tables that AIF references.  So we cannot use </w:t>
            </w:r>
            <w:ins w:id="19" w:author="Meghana Saraf" w:date="2019-04-29T20:04:00Z">
              <w:r w:rsidR="006E2BE0">
                <w:t xml:space="preserve">standard CFIN with </w:t>
              </w:r>
            </w:ins>
            <w:r w:rsidR="00FE6C29">
              <w:t xml:space="preserve">SLT </w:t>
            </w:r>
            <w:del w:id="20" w:author="Meghana Saraf" w:date="2019-04-29T20:04:00Z">
              <w:r w:rsidR="00FE6C29" w:rsidDel="006E2BE0">
                <w:delText xml:space="preserve">or AIF </w:delText>
              </w:r>
            </w:del>
            <w:r w:rsidR="00FE6C29">
              <w:t>to make these postings.</w:t>
            </w:r>
          </w:p>
          <w:p w:rsidR="00FE6C29" w:rsidRDefault="00FE6C29" w:rsidP="003A6E0A">
            <w:pPr>
              <w:pStyle w:val="ABLOCKPARA"/>
            </w:pPr>
          </w:p>
          <w:p w:rsidR="00FE6C29" w:rsidRDefault="00FE6C29" w:rsidP="003A6E0A">
            <w:pPr>
              <w:pStyle w:val="ABLOCKPARA"/>
            </w:pPr>
            <w:r>
              <w:t>Therefore we will need to have daily extracts from DCP, all of the data elements will need to be converted CFIN values, and post via a Fiori tile to CFIN.</w:t>
            </w:r>
          </w:p>
          <w:p w:rsidR="00FE6C29" w:rsidRDefault="00FE6C29" w:rsidP="00FE6C29">
            <w:pPr>
              <w:pStyle w:val="ABLOCKPARA"/>
            </w:pPr>
          </w:p>
          <w:p w:rsidR="00FE6C29" w:rsidRPr="00FE6C29" w:rsidRDefault="00FE6C29" w:rsidP="00FE6C29">
            <w:pPr>
              <w:pStyle w:val="ABLOCKPARA"/>
            </w:pPr>
          </w:p>
          <w:p w:rsidR="00BD4FDB" w:rsidRPr="006171C9" w:rsidRDefault="006171C9" w:rsidP="007C32A0">
            <w:pPr>
              <w:pStyle w:val="ABLOCKPARA"/>
              <w:numPr>
                <w:ilvl w:val="0"/>
                <w:numId w:val="12"/>
              </w:numPr>
            </w:pPr>
            <w:r>
              <w:rPr>
                <w:sz w:val="36"/>
                <w:szCs w:val="36"/>
              </w:rPr>
              <w:t>Daily Load – DCP Extract Creation</w:t>
            </w:r>
          </w:p>
          <w:p w:rsidR="006171C9" w:rsidRDefault="00274501" w:rsidP="006171C9">
            <w:pPr>
              <w:pStyle w:val="ABLOCKPARA"/>
              <w:rPr>
                <w:rFonts w:eastAsia="Calibri"/>
                <w:lang w:val="en-US"/>
              </w:rPr>
            </w:pPr>
            <w:r w:rsidRPr="009B0445">
              <w:rPr>
                <w:rFonts w:eastAsia="Calibri"/>
                <w:lang w:val="en-US"/>
              </w:rPr>
              <w:t>A b</w:t>
            </w:r>
            <w:r w:rsidR="00172CF8" w:rsidRPr="009B0445">
              <w:rPr>
                <w:rFonts w:eastAsia="Calibri"/>
                <w:lang w:val="en-US"/>
              </w:rPr>
              <w:t>at</w:t>
            </w:r>
            <w:r w:rsidRPr="009B0445">
              <w:rPr>
                <w:rFonts w:eastAsia="Calibri"/>
                <w:lang w:val="en-US"/>
              </w:rPr>
              <w:t>ch job</w:t>
            </w:r>
            <w:ins w:id="21" w:author="Andrew Paradise" w:date="2019-04-30T16:46:00Z">
              <w:r w:rsidR="00EC4B82">
                <w:rPr>
                  <w:rFonts w:eastAsia="Calibri"/>
                  <w:lang w:val="en-US"/>
                </w:rPr>
                <w:t xml:space="preserve"> in BODS</w:t>
              </w:r>
            </w:ins>
            <w:r w:rsidR="00172CF8" w:rsidRPr="009B0445">
              <w:rPr>
                <w:rFonts w:eastAsia="Calibri"/>
                <w:lang w:val="en-US"/>
              </w:rPr>
              <w:t xml:space="preserve"> will need to be </w:t>
            </w:r>
            <w:r w:rsidRPr="009B0445">
              <w:rPr>
                <w:rFonts w:eastAsia="Calibri"/>
                <w:lang w:val="en-US"/>
              </w:rPr>
              <w:t xml:space="preserve">created that extracts </w:t>
            </w:r>
            <w:r w:rsidR="000567BD" w:rsidRPr="009B0445">
              <w:rPr>
                <w:rFonts w:eastAsia="Calibri"/>
                <w:lang w:val="en-US"/>
              </w:rPr>
              <w:t>data from th</w:t>
            </w:r>
            <w:r w:rsidR="009D74D8">
              <w:rPr>
                <w:rFonts w:eastAsia="Calibri"/>
                <w:lang w:val="en-US"/>
              </w:rPr>
              <w:t>e YGLOBE</w:t>
            </w:r>
            <w:r w:rsidR="000567BD" w:rsidRPr="009B0445">
              <w:rPr>
                <w:rFonts w:eastAsia="Calibri"/>
                <w:lang w:val="en-US"/>
              </w:rPr>
              <w:t xml:space="preserve">A table.  It should be run daily, just after the end of current system day, and pick up all documents with a creation date of the prior day (Ex. If the system time/date is EST, the job should run at </w:t>
            </w:r>
            <w:commentRangeStart w:id="22"/>
            <w:commentRangeStart w:id="23"/>
            <w:commentRangeStart w:id="24"/>
            <w:r w:rsidR="000567BD" w:rsidRPr="009B0445">
              <w:rPr>
                <w:rFonts w:eastAsia="Calibri"/>
                <w:lang w:val="en-US"/>
              </w:rPr>
              <w:t>12:01am EST</w:t>
            </w:r>
            <w:commentRangeEnd w:id="22"/>
            <w:r w:rsidR="00B518A6">
              <w:rPr>
                <w:rStyle w:val="CommentReference"/>
                <w:rFonts w:cs="Times New Roman"/>
                <w:lang w:eastAsia="x-none"/>
              </w:rPr>
              <w:commentReference w:id="22"/>
            </w:r>
            <w:commentRangeEnd w:id="23"/>
            <w:r w:rsidR="006E2BE0">
              <w:rPr>
                <w:rStyle w:val="CommentReference"/>
                <w:rFonts w:cs="Times New Roman"/>
                <w:lang w:eastAsia="x-none"/>
              </w:rPr>
              <w:commentReference w:id="23"/>
            </w:r>
            <w:commentRangeEnd w:id="24"/>
            <w:r w:rsidR="00EC4B82">
              <w:rPr>
                <w:rStyle w:val="CommentReference"/>
                <w:rFonts w:cs="Times New Roman"/>
                <w:lang w:eastAsia="x-none"/>
              </w:rPr>
              <w:commentReference w:id="24"/>
            </w:r>
            <w:r w:rsidR="000567BD" w:rsidRPr="009B0445">
              <w:rPr>
                <w:rFonts w:eastAsia="Calibri"/>
                <w:lang w:val="en-US"/>
              </w:rPr>
              <w:t>.  If the job was run at 12:01 am EST on Jan 2</w:t>
            </w:r>
            <w:r w:rsidR="000567BD" w:rsidRPr="009B0445">
              <w:rPr>
                <w:rFonts w:eastAsia="Calibri"/>
                <w:vertAlign w:val="superscript"/>
                <w:lang w:val="en-US"/>
              </w:rPr>
              <w:t>nd</w:t>
            </w:r>
            <w:r w:rsidR="000567BD" w:rsidRPr="009B0445">
              <w:rPr>
                <w:rFonts w:eastAsia="Calibri"/>
                <w:lang w:val="en-US"/>
              </w:rPr>
              <w:t xml:space="preserve">, it should give me all documents with a creation date of Jan 1). </w:t>
            </w:r>
          </w:p>
          <w:p w:rsidR="009B0445" w:rsidRDefault="00BF78FE" w:rsidP="006171C9">
            <w:pPr>
              <w:pStyle w:val="ABLOCKPARA"/>
              <w:rPr>
                <w:rFonts w:eastAsia="Calibri"/>
                <w:lang w:val="en-US"/>
              </w:rPr>
            </w:pPr>
            <w:r>
              <w:rPr>
                <w:rFonts w:eastAsia="Calibri"/>
                <w:lang w:val="en-US"/>
              </w:rPr>
              <w:t>W</w:t>
            </w:r>
            <w:r w:rsidR="009B0445">
              <w:rPr>
                <w:rFonts w:eastAsia="Calibri"/>
                <w:lang w:val="en-US"/>
              </w:rPr>
              <w:t xml:space="preserve">e </w:t>
            </w:r>
            <w:r w:rsidR="009B0445" w:rsidRPr="009B0445">
              <w:rPr>
                <w:rFonts w:eastAsia="Calibri"/>
                <w:highlight w:val="yellow"/>
                <w:u w:val="single"/>
                <w:lang w:val="en-US"/>
              </w:rPr>
              <w:t>only want documents posted to the Y4 ledger.</w:t>
            </w:r>
            <w:r w:rsidR="009B0445">
              <w:rPr>
                <w:rFonts w:eastAsia="Calibri"/>
                <w:lang w:val="en-US"/>
              </w:rPr>
              <w:t xml:space="preserve"> </w:t>
            </w:r>
          </w:p>
          <w:p w:rsidR="00BF78FE" w:rsidRPr="009B0445" w:rsidRDefault="00BF78FE" w:rsidP="006171C9">
            <w:pPr>
              <w:pStyle w:val="ABLOCKPARA"/>
              <w:rPr>
                <w:rFonts w:eastAsia="Calibri"/>
                <w:lang w:val="en-US"/>
              </w:rPr>
            </w:pPr>
            <w:commentRangeStart w:id="25"/>
            <w:r>
              <w:rPr>
                <w:rFonts w:eastAsia="Calibri"/>
                <w:lang w:val="en-US"/>
              </w:rPr>
              <w:t>We only want</w:t>
            </w:r>
            <w:ins w:id="26" w:author="Andrew Paradise" w:date="2019-05-01T11:09:00Z">
              <w:r w:rsidR="00905B6A">
                <w:rPr>
                  <w:rFonts w:eastAsia="Calibri"/>
                  <w:lang w:val="en-US"/>
                </w:rPr>
                <w:t xml:space="preserve"> FI</w:t>
              </w:r>
            </w:ins>
            <w:r>
              <w:rPr>
                <w:rFonts w:eastAsia="Calibri"/>
                <w:lang w:val="en-US"/>
              </w:rPr>
              <w:t xml:space="preserve"> </w:t>
            </w:r>
            <w:r w:rsidR="00581FD2">
              <w:rPr>
                <w:rFonts w:eastAsia="Calibri"/>
                <w:lang w:val="en-US"/>
              </w:rPr>
              <w:t xml:space="preserve">documents posted to GL accounts in the range 00000000 to 99999999, </w:t>
            </w:r>
            <w:commentRangeEnd w:id="25"/>
            <w:r w:rsidR="00581FD2">
              <w:rPr>
                <w:rStyle w:val="CommentReference"/>
                <w:rFonts w:cs="Times New Roman"/>
                <w:lang w:eastAsia="x-none"/>
              </w:rPr>
              <w:commentReference w:id="25"/>
            </w:r>
          </w:p>
          <w:p w:rsidR="0085036C" w:rsidRPr="0085036C" w:rsidRDefault="009274AA" w:rsidP="0085036C">
            <w:pPr>
              <w:pStyle w:val="ABLOCKPARA"/>
            </w:pPr>
            <w:r>
              <w:t>The extract would then be converted to CFIN values</w:t>
            </w:r>
          </w:p>
          <w:p w:rsidR="002C1DAC" w:rsidRPr="009D74D8" w:rsidRDefault="009D74D8" w:rsidP="007C32A0">
            <w:pPr>
              <w:pStyle w:val="ABLOCKPARA"/>
              <w:numPr>
                <w:ilvl w:val="0"/>
                <w:numId w:val="12"/>
              </w:numPr>
            </w:pPr>
            <w:r>
              <w:rPr>
                <w:sz w:val="36"/>
                <w:szCs w:val="36"/>
              </w:rPr>
              <w:t>Daily Load – Conversion to CFIN values</w:t>
            </w:r>
          </w:p>
          <w:p w:rsidR="007209FD" w:rsidRDefault="009274AA" w:rsidP="009274AA">
            <w:pPr>
              <w:pStyle w:val="ABLOCKPARA"/>
            </w:pPr>
            <w:r>
              <w:t xml:space="preserve">Once the Extract program has created </w:t>
            </w:r>
            <w:r w:rsidR="00AC648A">
              <w:t xml:space="preserve">a file, </w:t>
            </w:r>
            <w:r>
              <w:t xml:space="preserve">the file will need to be converted to </w:t>
            </w:r>
            <w:r w:rsidR="00AC648A">
              <w:t xml:space="preserve">a </w:t>
            </w:r>
            <w:r>
              <w:t xml:space="preserve">CFIN </w:t>
            </w:r>
            <w:r w:rsidR="00AC648A">
              <w:t>format and values.  The excel document below lists al</w:t>
            </w:r>
            <w:r w:rsidR="007209FD">
              <w:t>l of the fields in YGLOBEA, what action should be performed in each field, and what CFIN field it would populate.</w:t>
            </w:r>
          </w:p>
          <w:bookmarkStart w:id="27" w:name="_MON_1617464345"/>
          <w:bookmarkEnd w:id="27"/>
          <w:p w:rsidR="00EC4B82" w:rsidRDefault="00C65D52" w:rsidP="009274AA">
            <w:pPr>
              <w:pStyle w:val="ABLOCKPARA"/>
              <w:rPr>
                <w:ins w:id="28" w:author="Andrew Paradise" w:date="2019-04-30T16:47:00Z"/>
              </w:rPr>
            </w:pPr>
            <w:r>
              <w:object w:dxaOrig="1520" w:dyaOrig="986" w14:anchorId="3B542874">
                <v:shape id="_x0000_i1026" type="#_x0000_t75" style="width:75.6pt;height:49.2pt" o:ole="">
                  <v:imagedata r:id="rId15" o:title=""/>
                </v:shape>
                <o:OLEObject Type="Embed" ProgID="Excel.Sheet.12" ShapeID="_x0000_i1026" DrawAspect="Icon" ObjectID="_1618817588" r:id="rId16"/>
              </w:object>
            </w:r>
            <w:commentRangeStart w:id="29"/>
            <w:commentRangeStart w:id="30"/>
            <w:commentRangeStart w:id="31"/>
            <w:r w:rsidR="00AC648A">
              <w:t xml:space="preserve">   </w:t>
            </w:r>
            <w:commentRangeEnd w:id="29"/>
            <w:r w:rsidR="00B518A6">
              <w:rPr>
                <w:rStyle w:val="CommentReference"/>
                <w:rFonts w:cs="Times New Roman"/>
                <w:lang w:eastAsia="x-none"/>
              </w:rPr>
              <w:commentReference w:id="29"/>
            </w:r>
            <w:commentRangeEnd w:id="30"/>
          </w:p>
          <w:p w:rsidR="00EC4B82" w:rsidRDefault="00EC4B82" w:rsidP="009274AA">
            <w:pPr>
              <w:pStyle w:val="ABLOCKPARA"/>
              <w:rPr>
                <w:ins w:id="32" w:author="Andrew Paradise" w:date="2019-04-30T16:47:00Z"/>
              </w:rPr>
            </w:pPr>
          </w:p>
          <w:p w:rsidR="00EC4B82" w:rsidRDefault="00EC4B82" w:rsidP="009274AA">
            <w:pPr>
              <w:pStyle w:val="ABLOCKPARA"/>
              <w:rPr>
                <w:ins w:id="33" w:author="Andrew Paradise" w:date="2019-04-30T16:47:00Z"/>
              </w:rPr>
            </w:pPr>
          </w:p>
          <w:p w:rsidR="00EC4B82" w:rsidRDefault="00EC4B82" w:rsidP="009274AA">
            <w:pPr>
              <w:pStyle w:val="ABLOCKPARA"/>
              <w:rPr>
                <w:ins w:id="34" w:author="Andrew Paradise" w:date="2019-04-30T16:48:00Z"/>
              </w:rPr>
            </w:pPr>
            <w:ins w:id="35" w:author="Andrew Paradise" w:date="2019-04-30T16:47:00Z">
              <w:r>
                <w:t xml:space="preserve">In addition to the fields pulled directly from YGLOBEA, there are additional fields that will need to be defaulted based upon them not being present in the source table. These fields are listed below with the values that should be populated by default. </w:t>
              </w:r>
            </w:ins>
          </w:p>
          <w:p w:rsidR="00EC4B82" w:rsidRDefault="00EC4B82" w:rsidP="009274AA">
            <w:pPr>
              <w:pStyle w:val="ABLOCKPARA"/>
              <w:rPr>
                <w:ins w:id="36" w:author="Andrew Paradise" w:date="2019-04-30T16:48:00Z"/>
              </w:rPr>
            </w:pPr>
          </w:p>
          <w:tbl>
            <w:tblPr>
              <w:tblStyle w:val="GridTable5Dark-Accent1"/>
              <w:tblW w:w="0" w:type="auto"/>
              <w:tblLayout w:type="fixed"/>
              <w:tblLook w:val="0620" w:firstRow="1" w:lastRow="0" w:firstColumn="0" w:lastColumn="0" w:noHBand="1" w:noVBand="1"/>
              <w:tblPrChange w:id="37" w:author="Andrew Paradise" w:date="2019-05-01T11:44:00Z">
                <w:tblPr>
                  <w:tblStyle w:val="TableGrid"/>
                  <w:tblW w:w="0" w:type="auto"/>
                  <w:tblLayout w:type="fixed"/>
                  <w:tblLook w:val="04A0" w:firstRow="1" w:lastRow="0" w:firstColumn="1" w:lastColumn="0" w:noHBand="0" w:noVBand="1"/>
                </w:tblPr>
              </w:tblPrChange>
            </w:tblPr>
            <w:tblGrid>
              <w:gridCol w:w="2751"/>
              <w:gridCol w:w="2751"/>
              <w:gridCol w:w="2751"/>
              <w:tblGridChange w:id="38">
                <w:tblGrid>
                  <w:gridCol w:w="5"/>
                  <w:gridCol w:w="2826"/>
                  <w:gridCol w:w="5"/>
                  <w:gridCol w:w="2827"/>
                  <w:gridCol w:w="5"/>
                  <w:gridCol w:w="2827"/>
                  <w:gridCol w:w="5"/>
                </w:tblGrid>
              </w:tblGridChange>
            </w:tblGrid>
            <w:tr w:rsidR="00EC4B82" w:rsidTr="00817676">
              <w:trPr>
                <w:cnfStyle w:val="100000000000" w:firstRow="1" w:lastRow="0" w:firstColumn="0" w:lastColumn="0" w:oddVBand="0" w:evenVBand="0" w:oddHBand="0" w:evenHBand="0" w:firstRowFirstColumn="0" w:firstRowLastColumn="0" w:lastRowFirstColumn="0" w:lastRowLastColumn="0"/>
                <w:trHeight w:val="439"/>
                <w:ins w:id="39" w:author="Andrew Paradise" w:date="2019-04-30T16:48:00Z"/>
                <w:trPrChange w:id="40" w:author="Andrew Paradise" w:date="2019-05-01T11:44:00Z">
                  <w:trPr>
                    <w:gridAfter w:val="0"/>
                  </w:trPr>
                </w:trPrChange>
              </w:trPr>
              <w:tc>
                <w:tcPr>
                  <w:tcW w:w="2751" w:type="dxa"/>
                  <w:tcPrChange w:id="41" w:author="Andrew Paradise" w:date="2019-05-01T11:44:00Z">
                    <w:tcPr>
                      <w:tcW w:w="2831" w:type="dxa"/>
                      <w:gridSpan w:val="2"/>
                    </w:tcPr>
                  </w:tcPrChange>
                </w:tcPr>
                <w:p w:rsidR="00EC4B82" w:rsidRDefault="00EC4B82" w:rsidP="009274AA">
                  <w:pPr>
                    <w:pStyle w:val="ABLOCKPARA"/>
                    <w:cnfStyle w:val="100000000000" w:firstRow="1" w:lastRow="0" w:firstColumn="0" w:lastColumn="0" w:oddVBand="0" w:evenVBand="0" w:oddHBand="0" w:evenHBand="0" w:firstRowFirstColumn="0" w:firstRowLastColumn="0" w:lastRowFirstColumn="0" w:lastRowLastColumn="0"/>
                    <w:rPr>
                      <w:ins w:id="42" w:author="Andrew Paradise" w:date="2019-04-30T16:48:00Z"/>
                    </w:rPr>
                  </w:pPr>
                  <w:ins w:id="43" w:author="Andrew Paradise" w:date="2019-04-30T16:49:00Z">
                    <w:r>
                      <w:t>Field</w:t>
                    </w:r>
                  </w:ins>
                </w:p>
              </w:tc>
              <w:tc>
                <w:tcPr>
                  <w:tcW w:w="2751" w:type="dxa"/>
                  <w:tcPrChange w:id="44" w:author="Andrew Paradise" w:date="2019-05-01T11:44:00Z">
                    <w:tcPr>
                      <w:tcW w:w="2832" w:type="dxa"/>
                      <w:gridSpan w:val="2"/>
                    </w:tcPr>
                  </w:tcPrChange>
                </w:tcPr>
                <w:p w:rsidR="00EC4B82" w:rsidRDefault="00EC4B82" w:rsidP="009274AA">
                  <w:pPr>
                    <w:pStyle w:val="ABLOCKPARA"/>
                    <w:cnfStyle w:val="100000000000" w:firstRow="1" w:lastRow="0" w:firstColumn="0" w:lastColumn="0" w:oddVBand="0" w:evenVBand="0" w:oddHBand="0" w:evenHBand="0" w:firstRowFirstColumn="0" w:firstRowLastColumn="0" w:lastRowFirstColumn="0" w:lastRowLastColumn="0"/>
                    <w:rPr>
                      <w:ins w:id="45" w:author="Andrew Paradise" w:date="2019-04-30T16:48:00Z"/>
                    </w:rPr>
                  </w:pPr>
                  <w:ins w:id="46" w:author="Andrew Paradise" w:date="2019-04-30T16:49:00Z">
                    <w:r>
                      <w:t>Description</w:t>
                    </w:r>
                  </w:ins>
                </w:p>
              </w:tc>
              <w:tc>
                <w:tcPr>
                  <w:tcW w:w="2751" w:type="dxa"/>
                  <w:tcPrChange w:id="47" w:author="Andrew Paradise" w:date="2019-05-01T11:44:00Z">
                    <w:tcPr>
                      <w:tcW w:w="2832" w:type="dxa"/>
                      <w:gridSpan w:val="2"/>
                    </w:tcPr>
                  </w:tcPrChange>
                </w:tcPr>
                <w:p w:rsidR="00EC4B82" w:rsidRDefault="00EC4B82" w:rsidP="009274AA">
                  <w:pPr>
                    <w:pStyle w:val="ABLOCKPARA"/>
                    <w:cnfStyle w:val="100000000000" w:firstRow="1" w:lastRow="0" w:firstColumn="0" w:lastColumn="0" w:oddVBand="0" w:evenVBand="0" w:oddHBand="0" w:evenHBand="0" w:firstRowFirstColumn="0" w:firstRowLastColumn="0" w:lastRowFirstColumn="0" w:lastRowLastColumn="0"/>
                    <w:rPr>
                      <w:ins w:id="48" w:author="Andrew Paradise" w:date="2019-04-30T16:48:00Z"/>
                    </w:rPr>
                  </w:pPr>
                  <w:ins w:id="49" w:author="Andrew Paradise" w:date="2019-04-30T16:49:00Z">
                    <w:r>
                      <w:t>Default Value</w:t>
                    </w:r>
                  </w:ins>
                </w:p>
              </w:tc>
            </w:tr>
            <w:tr w:rsidR="00EC4B82" w:rsidTr="00817676">
              <w:trPr>
                <w:trHeight w:val="365"/>
                <w:ins w:id="50" w:author="Andrew Paradise" w:date="2019-04-30T16:48:00Z"/>
                <w:trPrChange w:id="51" w:author="Andrew Paradise" w:date="2019-05-01T11:44:00Z">
                  <w:trPr>
                    <w:gridAfter w:val="0"/>
                  </w:trPr>
                </w:trPrChange>
              </w:trPr>
              <w:tc>
                <w:tcPr>
                  <w:tcW w:w="2751" w:type="dxa"/>
                  <w:tcPrChange w:id="52" w:author="Andrew Paradise" w:date="2019-05-01T11:44:00Z">
                    <w:tcPr>
                      <w:tcW w:w="2831" w:type="dxa"/>
                      <w:gridSpan w:val="2"/>
                    </w:tcPr>
                  </w:tcPrChange>
                </w:tcPr>
                <w:p w:rsidR="00EC4B82" w:rsidRDefault="00EC4B82" w:rsidP="009274AA">
                  <w:pPr>
                    <w:pStyle w:val="ABLOCKPARA"/>
                    <w:rPr>
                      <w:ins w:id="53" w:author="Andrew Paradise" w:date="2019-04-30T16:48:00Z"/>
                    </w:rPr>
                  </w:pPr>
                  <w:ins w:id="54" w:author="Andrew Paradise" w:date="2019-04-30T16:49:00Z">
                    <w:r>
                      <w:t>Cost center</w:t>
                    </w:r>
                  </w:ins>
                </w:p>
              </w:tc>
              <w:tc>
                <w:tcPr>
                  <w:tcW w:w="2751" w:type="dxa"/>
                  <w:tcPrChange w:id="55" w:author="Andrew Paradise" w:date="2019-05-01T11:44:00Z">
                    <w:tcPr>
                      <w:tcW w:w="2832" w:type="dxa"/>
                      <w:gridSpan w:val="2"/>
                    </w:tcPr>
                  </w:tcPrChange>
                </w:tcPr>
                <w:p w:rsidR="00EC4B82" w:rsidRDefault="00EC4B82" w:rsidP="009274AA">
                  <w:pPr>
                    <w:pStyle w:val="ABLOCKPARA"/>
                    <w:rPr>
                      <w:ins w:id="56" w:author="Andrew Paradise" w:date="2019-04-30T16:48:00Z"/>
                    </w:rPr>
                  </w:pPr>
                </w:p>
              </w:tc>
              <w:tc>
                <w:tcPr>
                  <w:tcW w:w="2751" w:type="dxa"/>
                  <w:tcPrChange w:id="57" w:author="Andrew Paradise" w:date="2019-05-01T11:44:00Z">
                    <w:tcPr>
                      <w:tcW w:w="2832" w:type="dxa"/>
                      <w:gridSpan w:val="2"/>
                    </w:tcPr>
                  </w:tcPrChange>
                </w:tcPr>
                <w:p w:rsidR="00EC4B82" w:rsidRDefault="00EC4B82" w:rsidP="009274AA">
                  <w:pPr>
                    <w:pStyle w:val="ABLOCKPARA"/>
                    <w:rPr>
                      <w:ins w:id="58" w:author="Andrew Paradise" w:date="2019-04-30T16:48:00Z"/>
                    </w:rPr>
                  </w:pPr>
                </w:p>
              </w:tc>
            </w:tr>
            <w:tr w:rsidR="00DB30BC" w:rsidTr="00817676">
              <w:tblPrEx>
                <w:tblPrExChange w:id="59" w:author="Andrew Paradise" w:date="2019-05-01T11:44: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Ex>
                </w:tblPrExChange>
              </w:tblPrEx>
              <w:trPr>
                <w:trHeight w:val="439"/>
                <w:ins w:id="60" w:author="Andrew Paradise" w:date="2019-04-30T16:55:00Z"/>
                <w:trPrChange w:id="61" w:author="Andrew Paradise" w:date="2019-05-01T11:44:00Z">
                  <w:trPr>
                    <w:gridBefore w:val="1"/>
                  </w:trPr>
                </w:trPrChange>
              </w:trPr>
              <w:tc>
                <w:tcPr>
                  <w:tcW w:w="2751" w:type="dxa"/>
                  <w:tcPrChange w:id="62" w:author="Andrew Paradise" w:date="2019-05-01T11:44:00Z">
                    <w:tcPr>
                      <w:tcW w:w="2831" w:type="dxa"/>
                      <w:gridSpan w:val="2"/>
                    </w:tcPr>
                  </w:tcPrChange>
                </w:tcPr>
                <w:p w:rsidR="00DB30BC" w:rsidRDefault="00DB30BC" w:rsidP="009274AA">
                  <w:pPr>
                    <w:pStyle w:val="ABLOCKPARA"/>
                    <w:rPr>
                      <w:ins w:id="63" w:author="Andrew Paradise" w:date="2019-04-30T16:55:00Z"/>
                    </w:rPr>
                  </w:pPr>
                  <w:ins w:id="64" w:author="Andrew Paradise" w:date="2019-04-30T16:56:00Z">
                    <w:r>
                      <w:t>Profit Center</w:t>
                    </w:r>
                  </w:ins>
                </w:p>
              </w:tc>
              <w:tc>
                <w:tcPr>
                  <w:tcW w:w="2751" w:type="dxa"/>
                  <w:tcPrChange w:id="65" w:author="Andrew Paradise" w:date="2019-05-01T11:44:00Z">
                    <w:tcPr>
                      <w:tcW w:w="2832" w:type="dxa"/>
                      <w:gridSpan w:val="2"/>
                    </w:tcPr>
                  </w:tcPrChange>
                </w:tcPr>
                <w:p w:rsidR="00DB30BC" w:rsidRDefault="00DB30BC" w:rsidP="009274AA">
                  <w:pPr>
                    <w:pStyle w:val="ABLOCKPARA"/>
                    <w:rPr>
                      <w:ins w:id="66" w:author="Andrew Paradise" w:date="2019-04-30T16:55:00Z"/>
                    </w:rPr>
                  </w:pPr>
                </w:p>
              </w:tc>
              <w:tc>
                <w:tcPr>
                  <w:tcW w:w="2751" w:type="dxa"/>
                  <w:tcPrChange w:id="67" w:author="Andrew Paradise" w:date="2019-05-01T11:44:00Z">
                    <w:tcPr>
                      <w:tcW w:w="2832" w:type="dxa"/>
                      <w:gridSpan w:val="2"/>
                    </w:tcPr>
                  </w:tcPrChange>
                </w:tcPr>
                <w:p w:rsidR="00DB30BC" w:rsidRDefault="00DB30BC" w:rsidP="009274AA">
                  <w:pPr>
                    <w:pStyle w:val="ABLOCKPARA"/>
                    <w:rPr>
                      <w:ins w:id="68" w:author="Andrew Paradise" w:date="2019-04-30T16:55:00Z"/>
                    </w:rPr>
                  </w:pPr>
                </w:p>
              </w:tc>
            </w:tr>
            <w:tr w:rsidR="00DB30BC" w:rsidTr="00817676">
              <w:tblPrEx>
                <w:tblPrExChange w:id="69" w:author="Andrew Paradise" w:date="2019-05-01T11:44: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Ex>
                </w:tblPrExChange>
              </w:tblPrEx>
              <w:trPr>
                <w:trHeight w:val="512"/>
                <w:ins w:id="70" w:author="Andrew Paradise" w:date="2019-04-30T16:56:00Z"/>
                <w:trPrChange w:id="71" w:author="Andrew Paradise" w:date="2019-05-01T11:44:00Z">
                  <w:trPr>
                    <w:gridBefore w:val="1"/>
                  </w:trPr>
                </w:trPrChange>
              </w:trPr>
              <w:tc>
                <w:tcPr>
                  <w:tcW w:w="2751" w:type="dxa"/>
                  <w:tcPrChange w:id="72" w:author="Andrew Paradise" w:date="2019-05-01T11:44:00Z">
                    <w:tcPr>
                      <w:tcW w:w="2831" w:type="dxa"/>
                      <w:gridSpan w:val="2"/>
                    </w:tcPr>
                  </w:tcPrChange>
                </w:tcPr>
                <w:p w:rsidR="00DB30BC" w:rsidRDefault="00DB30BC" w:rsidP="009274AA">
                  <w:pPr>
                    <w:pStyle w:val="ABLOCKPARA"/>
                    <w:rPr>
                      <w:ins w:id="73" w:author="Andrew Paradise" w:date="2019-04-30T16:56:00Z"/>
                    </w:rPr>
                  </w:pPr>
                  <w:ins w:id="74" w:author="Andrew Paradise" w:date="2019-04-30T16:56:00Z">
                    <w:r>
                      <w:t>Functional Area</w:t>
                    </w:r>
                  </w:ins>
                </w:p>
              </w:tc>
              <w:tc>
                <w:tcPr>
                  <w:tcW w:w="2751" w:type="dxa"/>
                  <w:tcPrChange w:id="75" w:author="Andrew Paradise" w:date="2019-05-01T11:44:00Z">
                    <w:tcPr>
                      <w:tcW w:w="2832" w:type="dxa"/>
                      <w:gridSpan w:val="2"/>
                    </w:tcPr>
                  </w:tcPrChange>
                </w:tcPr>
                <w:p w:rsidR="00DB30BC" w:rsidRDefault="00DB30BC" w:rsidP="009274AA">
                  <w:pPr>
                    <w:pStyle w:val="ABLOCKPARA"/>
                    <w:rPr>
                      <w:ins w:id="76" w:author="Andrew Paradise" w:date="2019-04-30T16:56:00Z"/>
                    </w:rPr>
                  </w:pPr>
                </w:p>
              </w:tc>
              <w:tc>
                <w:tcPr>
                  <w:tcW w:w="2751" w:type="dxa"/>
                  <w:tcPrChange w:id="77" w:author="Andrew Paradise" w:date="2019-05-01T11:44:00Z">
                    <w:tcPr>
                      <w:tcW w:w="2832" w:type="dxa"/>
                      <w:gridSpan w:val="2"/>
                    </w:tcPr>
                  </w:tcPrChange>
                </w:tcPr>
                <w:p w:rsidR="00DB30BC" w:rsidRDefault="00DB30BC" w:rsidP="009274AA">
                  <w:pPr>
                    <w:pStyle w:val="ABLOCKPARA"/>
                    <w:rPr>
                      <w:ins w:id="78" w:author="Andrew Paradise" w:date="2019-04-30T16:56:00Z"/>
                    </w:rPr>
                  </w:pPr>
                </w:p>
              </w:tc>
            </w:tr>
          </w:tbl>
          <w:p w:rsidR="009D74D8" w:rsidRDefault="00CD0CC1" w:rsidP="009274AA">
            <w:pPr>
              <w:pStyle w:val="ABLOCKPARA"/>
            </w:pPr>
            <w:r>
              <w:rPr>
                <w:rStyle w:val="CommentReference"/>
                <w:rFonts w:cs="Times New Roman"/>
                <w:lang w:eastAsia="x-none"/>
              </w:rPr>
              <w:commentReference w:id="30"/>
            </w:r>
            <w:commentRangeEnd w:id="31"/>
            <w:r w:rsidR="00080976">
              <w:rPr>
                <w:rStyle w:val="CommentReference"/>
                <w:rFonts w:cs="Times New Roman"/>
                <w:lang w:eastAsia="x-none"/>
              </w:rPr>
              <w:commentReference w:id="31"/>
            </w:r>
          </w:p>
          <w:p w:rsidR="00575D80" w:rsidRDefault="00575D80" w:rsidP="009274AA">
            <w:pPr>
              <w:pStyle w:val="ABLOCKPARA"/>
            </w:pPr>
          </w:p>
          <w:p w:rsidR="00B518A6" w:rsidRDefault="00B518A6" w:rsidP="009274AA">
            <w:pPr>
              <w:pStyle w:val="ABLOCKPARA"/>
            </w:pPr>
            <w:r>
              <w:t xml:space="preserve">In addition, because special ledger documents do not need to be balanced entries (debits and credits do not have to equal zero) there will need to be a work around to get entries into CFIN (as CFIN will require balanced entries).  The proposed workaround is after the YGLOBEA table is extracted from DCP, and converted into a CFIN format and values, the conversion program will need to pass </w:t>
            </w:r>
            <w:r w:rsidRPr="00B518A6">
              <w:rPr>
                <w:u w:val="single"/>
              </w:rPr>
              <w:t>every line item</w:t>
            </w:r>
            <w:r>
              <w:rPr>
                <w:u w:val="single"/>
              </w:rPr>
              <w:t xml:space="preserve"> </w:t>
            </w:r>
            <w:r>
              <w:t>in the YGLOBEA table as a separate CFIN document</w:t>
            </w:r>
            <w:r w:rsidR="00DA05CA">
              <w:t xml:space="preserve">.  It will then have to calculate the second line item in the new CFIN document and pass the whole balanced journal into CFIN.  This calculated offset entry should be the same as the original line item with two exceptions 1) that the gl account is defaulted to account </w:t>
            </w:r>
            <w:commentRangeStart w:id="79"/>
            <w:r w:rsidR="00DA05CA">
              <w:t>XYZPDQ</w:t>
            </w:r>
            <w:commentRangeEnd w:id="79"/>
            <w:r w:rsidR="00DA05CA">
              <w:rPr>
                <w:rStyle w:val="CommentReference"/>
                <w:rFonts w:cs="Times New Roman"/>
                <w:lang w:eastAsia="x-none"/>
              </w:rPr>
              <w:commentReference w:id="79"/>
            </w:r>
            <w:r w:rsidR="00DA05CA">
              <w:t xml:space="preserve"> and 2) the value should be inverted (so if the original line it was a 100 dollar debit, the created line item should be a 100 dollar credit, and vice versa).  Example below</w:t>
            </w:r>
          </w:p>
          <w:p w:rsidR="00DA05CA" w:rsidRDefault="00DA05CA" w:rsidP="009274AA">
            <w:pPr>
              <w:pStyle w:val="ABLOCKPARA"/>
            </w:pPr>
          </w:p>
          <w:p w:rsidR="00DA05CA" w:rsidRDefault="00DA05CA" w:rsidP="009274AA">
            <w:pPr>
              <w:pStyle w:val="ABLOCKPARA"/>
            </w:pPr>
            <w:r>
              <w:t>1 document with 2 line items is exracted from the YGLOBEA table</w:t>
            </w:r>
          </w:p>
          <w:tbl>
            <w:tblPr>
              <w:tblStyle w:val="TableGridLight"/>
              <w:tblW w:w="8495" w:type="dxa"/>
              <w:tblLayout w:type="fixed"/>
              <w:tblLook w:val="04A0" w:firstRow="1" w:lastRow="0" w:firstColumn="1" w:lastColumn="0" w:noHBand="0" w:noVBand="1"/>
            </w:tblPr>
            <w:tblGrid>
              <w:gridCol w:w="1385"/>
              <w:gridCol w:w="1041"/>
              <w:gridCol w:w="1213"/>
              <w:gridCol w:w="1214"/>
              <w:gridCol w:w="1392"/>
              <w:gridCol w:w="1036"/>
              <w:gridCol w:w="1214"/>
            </w:tblGrid>
            <w:tr w:rsidR="00DA05CA" w:rsidTr="00DA05CA">
              <w:tc>
                <w:tcPr>
                  <w:tcW w:w="1385" w:type="dxa"/>
                </w:tcPr>
                <w:p w:rsidR="00DA05CA" w:rsidRDefault="00DA05CA" w:rsidP="00DA05CA">
                  <w:pPr>
                    <w:pStyle w:val="ABLOCKPARA"/>
                  </w:pPr>
                  <w:r>
                    <w:t>Legacy Doc Number</w:t>
                  </w:r>
                </w:p>
              </w:tc>
              <w:tc>
                <w:tcPr>
                  <w:tcW w:w="1041" w:type="dxa"/>
                </w:tcPr>
                <w:p w:rsidR="00DA05CA" w:rsidRDefault="00DA05CA" w:rsidP="00DA05CA">
                  <w:pPr>
                    <w:pStyle w:val="ABLOCKPARA"/>
                  </w:pPr>
                </w:p>
              </w:tc>
              <w:tc>
                <w:tcPr>
                  <w:tcW w:w="1213" w:type="dxa"/>
                </w:tcPr>
                <w:p w:rsidR="00DA05CA" w:rsidRDefault="00DA05CA" w:rsidP="00DA05CA">
                  <w:pPr>
                    <w:pStyle w:val="ABLOCKPARA"/>
                  </w:pPr>
                  <w:r>
                    <w:t>Company Code</w:t>
                  </w:r>
                </w:p>
              </w:tc>
              <w:tc>
                <w:tcPr>
                  <w:tcW w:w="1214" w:type="dxa"/>
                </w:tcPr>
                <w:p w:rsidR="00DA05CA" w:rsidRDefault="00DA05CA" w:rsidP="00DA05CA">
                  <w:pPr>
                    <w:pStyle w:val="ABLOCKPARA"/>
                  </w:pPr>
                  <w:r>
                    <w:t>Legacy GL Account</w:t>
                  </w:r>
                </w:p>
              </w:tc>
              <w:tc>
                <w:tcPr>
                  <w:tcW w:w="1392" w:type="dxa"/>
                </w:tcPr>
                <w:p w:rsidR="00DA05CA" w:rsidRDefault="00DA05CA" w:rsidP="00DA05CA">
                  <w:pPr>
                    <w:pStyle w:val="ABLOCKPARA"/>
                  </w:pPr>
                  <w:r>
                    <w:t>Legacy Profit Center</w:t>
                  </w:r>
                </w:p>
              </w:tc>
              <w:tc>
                <w:tcPr>
                  <w:tcW w:w="1036" w:type="dxa"/>
                </w:tcPr>
                <w:p w:rsidR="00DA05CA" w:rsidRDefault="00DA05CA" w:rsidP="00DA05CA">
                  <w:pPr>
                    <w:pStyle w:val="ABLOCKPARA"/>
                  </w:pPr>
                  <w:r>
                    <w:t>Debit/Credit</w:t>
                  </w:r>
                </w:p>
              </w:tc>
              <w:tc>
                <w:tcPr>
                  <w:tcW w:w="1214" w:type="dxa"/>
                </w:tcPr>
                <w:p w:rsidR="00DA05CA" w:rsidRDefault="00AD1DEC" w:rsidP="00DA05CA">
                  <w:pPr>
                    <w:pStyle w:val="ABLOCKPARA"/>
                  </w:pPr>
                  <w:r>
                    <w:t>Loc</w:t>
                  </w:r>
                  <w:r w:rsidR="00DA05CA">
                    <w:t xml:space="preserve"> Cur Amount</w:t>
                  </w:r>
                </w:p>
              </w:tc>
            </w:tr>
            <w:tr w:rsidR="00DA05CA" w:rsidTr="00DA05CA">
              <w:tc>
                <w:tcPr>
                  <w:tcW w:w="1385" w:type="dxa"/>
                </w:tcPr>
                <w:p w:rsidR="00DA05CA" w:rsidRDefault="00DA05CA" w:rsidP="00DA05CA">
                  <w:pPr>
                    <w:pStyle w:val="ABLOCKPARA"/>
                  </w:pPr>
                  <w:r>
                    <w:t>10000001</w:t>
                  </w:r>
                </w:p>
              </w:tc>
              <w:tc>
                <w:tcPr>
                  <w:tcW w:w="1041" w:type="dxa"/>
                </w:tcPr>
                <w:p w:rsidR="00DA05CA" w:rsidRDefault="00DA05CA" w:rsidP="00DA05CA">
                  <w:pPr>
                    <w:pStyle w:val="ABLOCKPARA"/>
                  </w:pPr>
                </w:p>
              </w:tc>
              <w:tc>
                <w:tcPr>
                  <w:tcW w:w="1213" w:type="dxa"/>
                </w:tcPr>
                <w:p w:rsidR="00DA05CA" w:rsidRDefault="00DA05CA" w:rsidP="00DA05CA">
                  <w:pPr>
                    <w:pStyle w:val="ABLOCKPARA"/>
                  </w:pPr>
                  <w:r>
                    <w:t>1153</w:t>
                  </w:r>
                </w:p>
              </w:tc>
              <w:tc>
                <w:tcPr>
                  <w:tcW w:w="1214" w:type="dxa"/>
                </w:tcPr>
                <w:p w:rsidR="00DA05CA" w:rsidRDefault="00DA05CA" w:rsidP="00DA05CA">
                  <w:pPr>
                    <w:pStyle w:val="ABLOCKPARA"/>
                  </w:pPr>
                  <w:r>
                    <w:t>12345</w:t>
                  </w:r>
                </w:p>
              </w:tc>
              <w:tc>
                <w:tcPr>
                  <w:tcW w:w="1392" w:type="dxa"/>
                </w:tcPr>
                <w:p w:rsidR="00DA05CA" w:rsidRDefault="00DA05CA" w:rsidP="00DA05CA">
                  <w:pPr>
                    <w:pStyle w:val="ABLOCKPARA"/>
                  </w:pPr>
                  <w:r>
                    <w:t>ABCD</w:t>
                  </w:r>
                </w:p>
              </w:tc>
              <w:tc>
                <w:tcPr>
                  <w:tcW w:w="1036" w:type="dxa"/>
                </w:tcPr>
                <w:p w:rsidR="00DA05CA" w:rsidRDefault="00DA05CA" w:rsidP="00DA05CA">
                  <w:pPr>
                    <w:pStyle w:val="ABLOCKPARA"/>
                  </w:pPr>
                  <w:r>
                    <w:t>Debit</w:t>
                  </w:r>
                </w:p>
              </w:tc>
              <w:tc>
                <w:tcPr>
                  <w:tcW w:w="1214" w:type="dxa"/>
                </w:tcPr>
                <w:p w:rsidR="00DA05CA" w:rsidRDefault="00DA05CA" w:rsidP="00DA05CA">
                  <w:pPr>
                    <w:pStyle w:val="ABLOCKPARA"/>
                  </w:pPr>
                  <w:r>
                    <w:t>100</w:t>
                  </w:r>
                </w:p>
              </w:tc>
            </w:tr>
            <w:tr w:rsidR="00DA05CA" w:rsidTr="00DA05CA">
              <w:tc>
                <w:tcPr>
                  <w:tcW w:w="1385" w:type="dxa"/>
                </w:tcPr>
                <w:p w:rsidR="00DA05CA" w:rsidRDefault="00DA05CA" w:rsidP="00DA05CA">
                  <w:pPr>
                    <w:pStyle w:val="ABLOCKPARA"/>
                  </w:pPr>
                  <w:r>
                    <w:t>10000001</w:t>
                  </w:r>
                </w:p>
              </w:tc>
              <w:tc>
                <w:tcPr>
                  <w:tcW w:w="1041" w:type="dxa"/>
                </w:tcPr>
                <w:p w:rsidR="00DA05CA" w:rsidRDefault="00DA05CA" w:rsidP="00DA05CA">
                  <w:pPr>
                    <w:pStyle w:val="ABLOCKPARA"/>
                  </w:pPr>
                </w:p>
              </w:tc>
              <w:tc>
                <w:tcPr>
                  <w:tcW w:w="1213" w:type="dxa"/>
                </w:tcPr>
                <w:p w:rsidR="00DA05CA" w:rsidRDefault="00DA05CA" w:rsidP="00DA05CA">
                  <w:pPr>
                    <w:pStyle w:val="ABLOCKPARA"/>
                  </w:pPr>
                  <w:r>
                    <w:t>1153</w:t>
                  </w:r>
                </w:p>
              </w:tc>
              <w:tc>
                <w:tcPr>
                  <w:tcW w:w="1214" w:type="dxa"/>
                </w:tcPr>
                <w:p w:rsidR="00DA05CA" w:rsidRDefault="00DA05CA" w:rsidP="00DA05CA">
                  <w:pPr>
                    <w:pStyle w:val="ABLOCKPARA"/>
                  </w:pPr>
                  <w:r>
                    <w:t>45678</w:t>
                  </w:r>
                </w:p>
              </w:tc>
              <w:tc>
                <w:tcPr>
                  <w:tcW w:w="1392" w:type="dxa"/>
                </w:tcPr>
                <w:p w:rsidR="00DA05CA" w:rsidRDefault="00DA05CA" w:rsidP="00DA05CA">
                  <w:pPr>
                    <w:pStyle w:val="ABLOCKPARA"/>
                  </w:pPr>
                  <w:r>
                    <w:t>ABCD</w:t>
                  </w:r>
                </w:p>
              </w:tc>
              <w:tc>
                <w:tcPr>
                  <w:tcW w:w="1036" w:type="dxa"/>
                </w:tcPr>
                <w:p w:rsidR="00DA05CA" w:rsidRDefault="00DA05CA" w:rsidP="00DA05CA">
                  <w:pPr>
                    <w:pStyle w:val="ABLOCKPARA"/>
                  </w:pPr>
                  <w:r>
                    <w:t>Credit</w:t>
                  </w:r>
                </w:p>
              </w:tc>
              <w:tc>
                <w:tcPr>
                  <w:tcW w:w="1214" w:type="dxa"/>
                </w:tcPr>
                <w:p w:rsidR="00DA05CA" w:rsidRDefault="00AD1DEC" w:rsidP="00DA05CA">
                  <w:pPr>
                    <w:pStyle w:val="ABLOCKPARA"/>
                  </w:pPr>
                  <w:r>
                    <w:t>101</w:t>
                  </w:r>
                </w:p>
              </w:tc>
            </w:tr>
          </w:tbl>
          <w:p w:rsidR="00DA05CA" w:rsidRDefault="00DA05CA" w:rsidP="009274AA">
            <w:pPr>
              <w:pStyle w:val="ABLOCKPARA"/>
            </w:pPr>
          </w:p>
          <w:p w:rsidR="00DA05CA" w:rsidRDefault="00DA05CA" w:rsidP="009274AA">
            <w:pPr>
              <w:pStyle w:val="ABLOCKPARA"/>
            </w:pPr>
            <w:r>
              <w:t>That document is mapped/split and calculated offset entry generated, and what passes into Central Finance would look like this</w:t>
            </w:r>
          </w:p>
          <w:p w:rsidR="00DA05CA" w:rsidRDefault="00DA05CA" w:rsidP="009274AA">
            <w:pPr>
              <w:pStyle w:val="ABLOCKPARA"/>
            </w:pPr>
          </w:p>
          <w:tbl>
            <w:tblPr>
              <w:tblStyle w:val="TableGridLight"/>
              <w:tblW w:w="8495" w:type="dxa"/>
              <w:tblLayout w:type="fixed"/>
              <w:tblLook w:val="04A0" w:firstRow="1" w:lastRow="0" w:firstColumn="1" w:lastColumn="0" w:noHBand="0" w:noVBand="1"/>
            </w:tblPr>
            <w:tblGrid>
              <w:gridCol w:w="1385"/>
              <w:gridCol w:w="1170"/>
              <w:gridCol w:w="1084"/>
              <w:gridCol w:w="1214"/>
              <w:gridCol w:w="1392"/>
              <w:gridCol w:w="1036"/>
              <w:gridCol w:w="1214"/>
            </w:tblGrid>
            <w:tr w:rsidR="00DA05CA" w:rsidTr="00DA05CA">
              <w:tc>
                <w:tcPr>
                  <w:tcW w:w="1385" w:type="dxa"/>
                </w:tcPr>
                <w:p w:rsidR="00DA05CA" w:rsidRDefault="00DA05CA" w:rsidP="00DA05CA">
                  <w:pPr>
                    <w:pStyle w:val="ABLOCKPARA"/>
                  </w:pPr>
                  <w:r>
                    <w:t>Reference Doc Number</w:t>
                  </w:r>
                </w:p>
              </w:tc>
              <w:tc>
                <w:tcPr>
                  <w:tcW w:w="1170" w:type="dxa"/>
                </w:tcPr>
                <w:p w:rsidR="00DA05CA" w:rsidRDefault="00DA05CA" w:rsidP="00DA05CA">
                  <w:pPr>
                    <w:pStyle w:val="ABLOCKPARA"/>
                  </w:pPr>
                  <w:r>
                    <w:t>CFIN Doc Number</w:t>
                  </w:r>
                </w:p>
              </w:tc>
              <w:tc>
                <w:tcPr>
                  <w:tcW w:w="1084" w:type="dxa"/>
                </w:tcPr>
                <w:p w:rsidR="00DA05CA" w:rsidRDefault="00DA05CA" w:rsidP="00DA05CA">
                  <w:pPr>
                    <w:pStyle w:val="ABLOCKPARA"/>
                  </w:pPr>
                  <w:r>
                    <w:t>Company Code</w:t>
                  </w:r>
                </w:p>
              </w:tc>
              <w:tc>
                <w:tcPr>
                  <w:tcW w:w="1214" w:type="dxa"/>
                </w:tcPr>
                <w:p w:rsidR="00DA05CA" w:rsidRDefault="00AD1DEC" w:rsidP="00DA05CA">
                  <w:pPr>
                    <w:pStyle w:val="ABLOCKPARA"/>
                  </w:pPr>
                  <w:r>
                    <w:t>CFIN</w:t>
                  </w:r>
                  <w:r w:rsidR="00DA05CA">
                    <w:t xml:space="preserve"> GL Account</w:t>
                  </w:r>
                </w:p>
              </w:tc>
              <w:tc>
                <w:tcPr>
                  <w:tcW w:w="1392" w:type="dxa"/>
                </w:tcPr>
                <w:p w:rsidR="00DA05CA" w:rsidRDefault="00AD1DEC" w:rsidP="00DA05CA">
                  <w:pPr>
                    <w:pStyle w:val="ABLOCKPARA"/>
                  </w:pPr>
                  <w:r>
                    <w:t>CFIN</w:t>
                  </w:r>
                  <w:r w:rsidR="00DA05CA">
                    <w:t xml:space="preserve"> Profit Center</w:t>
                  </w:r>
                </w:p>
              </w:tc>
              <w:tc>
                <w:tcPr>
                  <w:tcW w:w="1036" w:type="dxa"/>
                </w:tcPr>
                <w:p w:rsidR="00DA05CA" w:rsidRDefault="00DA05CA" w:rsidP="00DA05CA">
                  <w:pPr>
                    <w:pStyle w:val="ABLOCKPARA"/>
                  </w:pPr>
                  <w:r>
                    <w:t>Debit/Credit</w:t>
                  </w:r>
                </w:p>
              </w:tc>
              <w:tc>
                <w:tcPr>
                  <w:tcW w:w="1214" w:type="dxa"/>
                </w:tcPr>
                <w:p w:rsidR="00DA05CA" w:rsidRDefault="00DA05CA" w:rsidP="00DA05CA">
                  <w:pPr>
                    <w:pStyle w:val="ABLOCKPARA"/>
                  </w:pPr>
                  <w:r>
                    <w:t>4</w:t>
                  </w:r>
                  <w:r w:rsidRPr="00DA05CA">
                    <w:rPr>
                      <w:vertAlign w:val="superscript"/>
                    </w:rPr>
                    <w:t>th</w:t>
                  </w:r>
                  <w:r>
                    <w:t xml:space="preserve"> Cur Amount</w:t>
                  </w:r>
                </w:p>
              </w:tc>
            </w:tr>
            <w:tr w:rsidR="00DA05CA" w:rsidTr="00DA05CA">
              <w:tc>
                <w:tcPr>
                  <w:tcW w:w="1385" w:type="dxa"/>
                </w:tcPr>
                <w:p w:rsidR="00DA05CA" w:rsidRDefault="00DA05CA" w:rsidP="00DA05CA">
                  <w:pPr>
                    <w:pStyle w:val="ABLOCKPARA"/>
                  </w:pPr>
                  <w:r>
                    <w:t>10000001</w:t>
                  </w:r>
                </w:p>
              </w:tc>
              <w:tc>
                <w:tcPr>
                  <w:tcW w:w="1170" w:type="dxa"/>
                </w:tcPr>
                <w:p w:rsidR="00DA05CA" w:rsidRDefault="00AD1DEC" w:rsidP="00DA05CA">
                  <w:pPr>
                    <w:pStyle w:val="ABLOCKPARA"/>
                  </w:pPr>
                  <w:r>
                    <w:t>20000000</w:t>
                  </w:r>
                </w:p>
              </w:tc>
              <w:tc>
                <w:tcPr>
                  <w:tcW w:w="1084" w:type="dxa"/>
                </w:tcPr>
                <w:p w:rsidR="00DA05CA" w:rsidRDefault="00DA05CA" w:rsidP="00DA05CA">
                  <w:pPr>
                    <w:pStyle w:val="ABLOCKPARA"/>
                  </w:pPr>
                  <w:r>
                    <w:t>1153</w:t>
                  </w:r>
                </w:p>
              </w:tc>
              <w:tc>
                <w:tcPr>
                  <w:tcW w:w="1214" w:type="dxa"/>
                </w:tcPr>
                <w:p w:rsidR="00DA05CA" w:rsidRDefault="00AD1DEC" w:rsidP="00DA05CA">
                  <w:pPr>
                    <w:pStyle w:val="ABLOCKPARA"/>
                  </w:pPr>
                  <w:r>
                    <w:t>123456</w:t>
                  </w:r>
                </w:p>
              </w:tc>
              <w:tc>
                <w:tcPr>
                  <w:tcW w:w="1392" w:type="dxa"/>
                </w:tcPr>
                <w:p w:rsidR="00DA05CA" w:rsidRDefault="00DA05CA" w:rsidP="00DA05CA">
                  <w:pPr>
                    <w:pStyle w:val="ABLOCKPARA"/>
                  </w:pPr>
                  <w:r>
                    <w:t>ABCD</w:t>
                  </w:r>
                  <w:r w:rsidR="00AD1DEC">
                    <w:t>E</w:t>
                  </w:r>
                </w:p>
              </w:tc>
              <w:tc>
                <w:tcPr>
                  <w:tcW w:w="1036" w:type="dxa"/>
                </w:tcPr>
                <w:p w:rsidR="00DA05CA" w:rsidRDefault="00DA05CA" w:rsidP="00DA05CA">
                  <w:pPr>
                    <w:pStyle w:val="ABLOCKPARA"/>
                  </w:pPr>
                  <w:r>
                    <w:t>Debit</w:t>
                  </w:r>
                </w:p>
              </w:tc>
              <w:tc>
                <w:tcPr>
                  <w:tcW w:w="1214" w:type="dxa"/>
                </w:tcPr>
                <w:p w:rsidR="00DA05CA" w:rsidRDefault="00DA05CA" w:rsidP="00DA05CA">
                  <w:pPr>
                    <w:pStyle w:val="ABLOCKPARA"/>
                  </w:pPr>
                  <w:r>
                    <w:t>100</w:t>
                  </w:r>
                </w:p>
              </w:tc>
            </w:tr>
            <w:tr w:rsidR="00DA05CA" w:rsidTr="00DA05CA">
              <w:tc>
                <w:tcPr>
                  <w:tcW w:w="1385" w:type="dxa"/>
                </w:tcPr>
                <w:p w:rsidR="00DA05CA" w:rsidRDefault="00DA05CA" w:rsidP="00DA05CA">
                  <w:pPr>
                    <w:pStyle w:val="ABLOCKPARA"/>
                  </w:pPr>
                </w:p>
              </w:tc>
              <w:tc>
                <w:tcPr>
                  <w:tcW w:w="1170" w:type="dxa"/>
                </w:tcPr>
                <w:p w:rsidR="00DA05CA" w:rsidRDefault="00AD1DEC" w:rsidP="00DA05CA">
                  <w:pPr>
                    <w:pStyle w:val="ABLOCKPARA"/>
                  </w:pPr>
                  <w:r>
                    <w:t>20000000</w:t>
                  </w:r>
                </w:p>
              </w:tc>
              <w:tc>
                <w:tcPr>
                  <w:tcW w:w="1084" w:type="dxa"/>
                </w:tcPr>
                <w:p w:rsidR="00DA05CA" w:rsidRDefault="00AD1DEC" w:rsidP="00DA05CA">
                  <w:pPr>
                    <w:pStyle w:val="ABLOCKPARA"/>
                  </w:pPr>
                  <w:r>
                    <w:t>1153</w:t>
                  </w:r>
                </w:p>
              </w:tc>
              <w:tc>
                <w:tcPr>
                  <w:tcW w:w="1214" w:type="dxa"/>
                </w:tcPr>
                <w:p w:rsidR="00DA05CA" w:rsidRDefault="00AD1DEC" w:rsidP="00DA05CA">
                  <w:pPr>
                    <w:pStyle w:val="ABLOCKPARA"/>
                  </w:pPr>
                  <w:r>
                    <w:t>300000</w:t>
                  </w:r>
                </w:p>
              </w:tc>
              <w:tc>
                <w:tcPr>
                  <w:tcW w:w="1392" w:type="dxa"/>
                </w:tcPr>
                <w:p w:rsidR="00DA05CA" w:rsidRDefault="00AD1DEC" w:rsidP="00DA05CA">
                  <w:pPr>
                    <w:pStyle w:val="ABLOCKPARA"/>
                  </w:pPr>
                  <w:r>
                    <w:t>ABCDE</w:t>
                  </w:r>
                </w:p>
              </w:tc>
              <w:tc>
                <w:tcPr>
                  <w:tcW w:w="1036" w:type="dxa"/>
                </w:tcPr>
                <w:p w:rsidR="00DA05CA" w:rsidRDefault="00AD1DEC" w:rsidP="00DA05CA">
                  <w:pPr>
                    <w:pStyle w:val="ABLOCKPARA"/>
                  </w:pPr>
                  <w:r>
                    <w:t>Credit</w:t>
                  </w:r>
                </w:p>
              </w:tc>
              <w:tc>
                <w:tcPr>
                  <w:tcW w:w="1214" w:type="dxa"/>
                </w:tcPr>
                <w:p w:rsidR="00DA05CA" w:rsidRDefault="00AD1DEC" w:rsidP="00DA05CA">
                  <w:pPr>
                    <w:pStyle w:val="ABLOCKPARA"/>
                  </w:pPr>
                  <w:r>
                    <w:t>100</w:t>
                  </w:r>
                </w:p>
              </w:tc>
            </w:tr>
            <w:tr w:rsidR="00DA05CA" w:rsidTr="00DA05CA">
              <w:tc>
                <w:tcPr>
                  <w:tcW w:w="1385" w:type="dxa"/>
                </w:tcPr>
                <w:p w:rsidR="00DA05CA" w:rsidRDefault="00DA05CA" w:rsidP="00DA05CA">
                  <w:pPr>
                    <w:pStyle w:val="ABLOCKPARA"/>
                  </w:pPr>
                  <w:r>
                    <w:t>10000001</w:t>
                  </w:r>
                </w:p>
              </w:tc>
              <w:tc>
                <w:tcPr>
                  <w:tcW w:w="1170" w:type="dxa"/>
                </w:tcPr>
                <w:p w:rsidR="00DA05CA" w:rsidRDefault="00AD1DEC" w:rsidP="00DA05CA">
                  <w:pPr>
                    <w:pStyle w:val="ABLOCKPARA"/>
                  </w:pPr>
                  <w:r>
                    <w:t>20000001</w:t>
                  </w:r>
                </w:p>
              </w:tc>
              <w:tc>
                <w:tcPr>
                  <w:tcW w:w="1084" w:type="dxa"/>
                </w:tcPr>
                <w:p w:rsidR="00DA05CA" w:rsidRDefault="00DA05CA" w:rsidP="00DA05CA">
                  <w:pPr>
                    <w:pStyle w:val="ABLOCKPARA"/>
                  </w:pPr>
                  <w:r>
                    <w:t>1153</w:t>
                  </w:r>
                </w:p>
              </w:tc>
              <w:tc>
                <w:tcPr>
                  <w:tcW w:w="1214" w:type="dxa"/>
                </w:tcPr>
                <w:p w:rsidR="00DA05CA" w:rsidRDefault="00DA05CA" w:rsidP="00DA05CA">
                  <w:pPr>
                    <w:pStyle w:val="ABLOCKPARA"/>
                  </w:pPr>
                  <w:r>
                    <w:t>45678</w:t>
                  </w:r>
                  <w:r w:rsidR="00AD1DEC">
                    <w:t>9</w:t>
                  </w:r>
                </w:p>
              </w:tc>
              <w:tc>
                <w:tcPr>
                  <w:tcW w:w="1392" w:type="dxa"/>
                </w:tcPr>
                <w:p w:rsidR="00DA05CA" w:rsidRDefault="00DA05CA" w:rsidP="00DA05CA">
                  <w:pPr>
                    <w:pStyle w:val="ABLOCKPARA"/>
                  </w:pPr>
                  <w:r>
                    <w:t>ABCD</w:t>
                  </w:r>
                  <w:r w:rsidR="00AD1DEC">
                    <w:t>E</w:t>
                  </w:r>
                </w:p>
              </w:tc>
              <w:tc>
                <w:tcPr>
                  <w:tcW w:w="1036" w:type="dxa"/>
                </w:tcPr>
                <w:p w:rsidR="00DA05CA" w:rsidRDefault="00DA05CA" w:rsidP="00DA05CA">
                  <w:pPr>
                    <w:pStyle w:val="ABLOCKPARA"/>
                  </w:pPr>
                  <w:r>
                    <w:t>Credit</w:t>
                  </w:r>
                </w:p>
              </w:tc>
              <w:tc>
                <w:tcPr>
                  <w:tcW w:w="1214" w:type="dxa"/>
                </w:tcPr>
                <w:p w:rsidR="00DA05CA" w:rsidRDefault="00AD1DEC" w:rsidP="00DA05CA">
                  <w:pPr>
                    <w:pStyle w:val="ABLOCKPARA"/>
                  </w:pPr>
                  <w:r>
                    <w:t>101</w:t>
                  </w:r>
                </w:p>
              </w:tc>
            </w:tr>
            <w:tr w:rsidR="00DA05CA" w:rsidTr="00DA05CA">
              <w:tc>
                <w:tcPr>
                  <w:tcW w:w="1385" w:type="dxa"/>
                </w:tcPr>
                <w:p w:rsidR="00DA05CA" w:rsidRDefault="00DA05CA" w:rsidP="00DA05CA">
                  <w:pPr>
                    <w:pStyle w:val="ABLOCKPARA"/>
                  </w:pPr>
                </w:p>
              </w:tc>
              <w:tc>
                <w:tcPr>
                  <w:tcW w:w="1170" w:type="dxa"/>
                </w:tcPr>
                <w:p w:rsidR="00DA05CA" w:rsidRDefault="00AD1DEC" w:rsidP="00DA05CA">
                  <w:pPr>
                    <w:pStyle w:val="ABLOCKPARA"/>
                  </w:pPr>
                  <w:r>
                    <w:t>20000001</w:t>
                  </w:r>
                </w:p>
              </w:tc>
              <w:tc>
                <w:tcPr>
                  <w:tcW w:w="1084" w:type="dxa"/>
                </w:tcPr>
                <w:p w:rsidR="00DA05CA" w:rsidRDefault="00AD1DEC" w:rsidP="00DA05CA">
                  <w:pPr>
                    <w:pStyle w:val="ABLOCKPARA"/>
                  </w:pPr>
                  <w:r>
                    <w:t>1153</w:t>
                  </w:r>
                </w:p>
              </w:tc>
              <w:tc>
                <w:tcPr>
                  <w:tcW w:w="1214" w:type="dxa"/>
                </w:tcPr>
                <w:p w:rsidR="00DA05CA" w:rsidRDefault="00AD1DEC" w:rsidP="00DA05CA">
                  <w:pPr>
                    <w:pStyle w:val="ABLOCKPARA"/>
                  </w:pPr>
                  <w:r>
                    <w:t>300000</w:t>
                  </w:r>
                </w:p>
              </w:tc>
              <w:tc>
                <w:tcPr>
                  <w:tcW w:w="1392" w:type="dxa"/>
                </w:tcPr>
                <w:p w:rsidR="00DA05CA" w:rsidRDefault="00AD1DEC" w:rsidP="00DA05CA">
                  <w:pPr>
                    <w:pStyle w:val="ABLOCKPARA"/>
                  </w:pPr>
                  <w:r>
                    <w:t>ABCDE</w:t>
                  </w:r>
                </w:p>
              </w:tc>
              <w:tc>
                <w:tcPr>
                  <w:tcW w:w="1036" w:type="dxa"/>
                </w:tcPr>
                <w:p w:rsidR="00DA05CA" w:rsidRDefault="00AD1DEC" w:rsidP="00DA05CA">
                  <w:pPr>
                    <w:pStyle w:val="ABLOCKPARA"/>
                  </w:pPr>
                  <w:r>
                    <w:t>Debit</w:t>
                  </w:r>
                </w:p>
              </w:tc>
              <w:tc>
                <w:tcPr>
                  <w:tcW w:w="1214" w:type="dxa"/>
                </w:tcPr>
                <w:p w:rsidR="00DA05CA" w:rsidRDefault="00AD1DEC" w:rsidP="00DA05CA">
                  <w:pPr>
                    <w:pStyle w:val="ABLOCKPARA"/>
                  </w:pPr>
                  <w:r>
                    <w:t>101</w:t>
                  </w:r>
                </w:p>
              </w:tc>
            </w:tr>
          </w:tbl>
          <w:p w:rsidR="00DA05CA" w:rsidRDefault="00DA05CA" w:rsidP="009274AA">
            <w:pPr>
              <w:pStyle w:val="ABLOCKPARA"/>
            </w:pPr>
          </w:p>
          <w:p w:rsidR="00DA05CA" w:rsidRPr="00B518A6" w:rsidRDefault="00F2659C" w:rsidP="009274AA">
            <w:pPr>
              <w:pStyle w:val="ABLOCKPARA"/>
            </w:pPr>
            <w:r>
              <w:t xml:space="preserve">At the end of this whole process there should be a pre vs post mapped file generated. This file would have all of the line items that had come from YGLOBEA during a given period, and show what those were converted to in CFIN.  For example we currently </w:t>
            </w:r>
            <w:commentRangeStart w:id="80"/>
            <w:commentRangeStart w:id="81"/>
            <w:r>
              <w:t xml:space="preserve">have 21 fields from the YGLOBEA table identified as needing to be kept or mapped over into CFIN.  The excel file would have </w:t>
            </w:r>
            <w:r w:rsidR="00B518D9">
              <w:t xml:space="preserve">21 columns showing the source values of every line item, another 21 </w:t>
            </w:r>
            <w:commentRangeEnd w:id="80"/>
            <w:r w:rsidR="00BD3CAA">
              <w:rPr>
                <w:rStyle w:val="CommentReference"/>
                <w:rFonts w:cs="Times New Roman"/>
                <w:lang w:eastAsia="x-none"/>
              </w:rPr>
              <w:commentReference w:id="80"/>
            </w:r>
            <w:commentRangeEnd w:id="81"/>
            <w:r w:rsidR="00CD0CC1">
              <w:rPr>
                <w:rStyle w:val="CommentReference"/>
                <w:rFonts w:cs="Times New Roman"/>
                <w:lang w:eastAsia="x-none"/>
              </w:rPr>
              <w:commentReference w:id="81"/>
            </w:r>
            <w:r w:rsidR="00B518D9">
              <w:t>columns showing what each of those source columns was translated to in CFIN, and the rows would be the line items themselves.</w:t>
            </w:r>
          </w:p>
          <w:p w:rsidR="00575D80" w:rsidRPr="009D74D8" w:rsidRDefault="00575D80" w:rsidP="007C32A0">
            <w:pPr>
              <w:pStyle w:val="ABLOCKPARA"/>
              <w:numPr>
                <w:ilvl w:val="0"/>
                <w:numId w:val="12"/>
              </w:numPr>
            </w:pPr>
            <w:r>
              <w:rPr>
                <w:sz w:val="36"/>
                <w:szCs w:val="36"/>
              </w:rPr>
              <w:t>Daily Load – Posting to CFIN</w:t>
            </w:r>
          </w:p>
          <w:p w:rsidR="0092450E" w:rsidRDefault="00B20925" w:rsidP="003A6E0A">
            <w:pPr>
              <w:pStyle w:val="ABLOCKPARA"/>
            </w:pPr>
            <w:r>
              <w:t>The postings will be unusual in that they will have zero document, local, and group currency</w:t>
            </w:r>
            <w:r w:rsidR="00AD1DEC">
              <w:t xml:space="preserve"> (only a custom 4</w:t>
            </w:r>
            <w:r w:rsidR="00AD1DEC" w:rsidRPr="00AD1DEC">
              <w:rPr>
                <w:vertAlign w:val="superscript"/>
              </w:rPr>
              <w:t>th</w:t>
            </w:r>
            <w:r w:rsidR="00AD1DEC">
              <w:t xml:space="preserve"> currency will be filled)</w:t>
            </w:r>
            <w:r>
              <w:t xml:space="preserve"> and be to a parallel ledger.  For that reason we will not be able to pass the documents through AIF, as our postings would not fit the requirements needed for AIF.  Instead we will use the </w:t>
            </w:r>
            <w:r w:rsidR="003C2238">
              <w:t xml:space="preserve">program behind </w:t>
            </w:r>
            <w:r>
              <w:t>Fiori Tile</w:t>
            </w:r>
            <w:r w:rsidR="003C2238">
              <w:t xml:space="preserve"> </w:t>
            </w:r>
            <w:r w:rsidR="003C2238" w:rsidRPr="003C2238">
              <w:t>Post Currency Adjustments (app ID F1606)</w:t>
            </w:r>
            <w:r w:rsidR="003C2238">
              <w:t>.</w:t>
            </w:r>
          </w:p>
          <w:p w:rsidR="0092450E" w:rsidRDefault="0092450E" w:rsidP="003A6E0A">
            <w:pPr>
              <w:pStyle w:val="ABLOCKPARA"/>
            </w:pPr>
          </w:p>
          <w:p w:rsidR="003C2238" w:rsidRPr="00AD1DEC" w:rsidRDefault="003C2238" w:rsidP="007C32A0">
            <w:pPr>
              <w:pStyle w:val="ABLOCKPARA"/>
              <w:numPr>
                <w:ilvl w:val="0"/>
                <w:numId w:val="12"/>
              </w:numPr>
            </w:pPr>
            <w:r>
              <w:rPr>
                <w:sz w:val="36"/>
                <w:szCs w:val="36"/>
              </w:rPr>
              <w:t>Initial Load</w:t>
            </w:r>
          </w:p>
          <w:p w:rsidR="00AD1DEC" w:rsidRDefault="00AD1DEC" w:rsidP="00AD1DEC">
            <w:pPr>
              <w:pStyle w:val="ABLOCKPARA"/>
            </w:pPr>
            <w:r>
              <w:t xml:space="preserve">The initial load would happen in the exact same way as Daily loads, with only two differences.  </w:t>
            </w:r>
          </w:p>
          <w:p w:rsidR="00AD1DEC" w:rsidRDefault="00AD1DEC" w:rsidP="00AD1DEC">
            <w:pPr>
              <w:pStyle w:val="ABLOCKPARA"/>
            </w:pPr>
          </w:p>
          <w:p w:rsidR="00AD1DEC" w:rsidRDefault="00AD1DEC" w:rsidP="00AD1DEC">
            <w:pPr>
              <w:pStyle w:val="ABLOCKPARA"/>
            </w:pPr>
            <w:r>
              <w:t>First as it’s an initial load it would only happen once and would be manually generated.  So there would need to be functionality for this process to allow a file to be manually generated in DCP and placed into a folder where the same logic as described for the daily load would occur.</w:t>
            </w:r>
          </w:p>
          <w:p w:rsidR="00AD1DEC" w:rsidRDefault="00AD1DEC" w:rsidP="00AD1DEC">
            <w:pPr>
              <w:pStyle w:val="ABLOCKPARA"/>
            </w:pPr>
          </w:p>
          <w:p w:rsidR="00AD1DEC" w:rsidRDefault="00AD1DEC" w:rsidP="00AD1DEC">
            <w:pPr>
              <w:pStyle w:val="ABLOCKPARA"/>
            </w:pPr>
            <w:r>
              <w:t xml:space="preserve">Second the table this would be sourced from would be the YGLOBET table, and so would need a separate logic to format and map into CFIN.  </w:t>
            </w:r>
            <w:commentRangeStart w:id="82"/>
            <w:r>
              <w:t>This is described in the excel file below</w:t>
            </w:r>
            <w:r w:rsidR="00B8417B">
              <w:t xml:space="preserve"> on the YGLOBET tab</w:t>
            </w:r>
            <w:r>
              <w:t>.</w:t>
            </w:r>
            <w:commentRangeEnd w:id="82"/>
            <w:r w:rsidR="00BD3CAA">
              <w:rPr>
                <w:rStyle w:val="CommentReference"/>
                <w:rFonts w:cs="Times New Roman"/>
                <w:lang w:eastAsia="x-none"/>
              </w:rPr>
              <w:commentReference w:id="82"/>
            </w:r>
          </w:p>
          <w:p w:rsidR="00B8417B" w:rsidRPr="00FE6C29" w:rsidRDefault="00B8417B" w:rsidP="00AD1DEC">
            <w:pPr>
              <w:pStyle w:val="ABLOCKPARA"/>
            </w:pPr>
            <w:r>
              <w:object w:dxaOrig="1520" w:dyaOrig="986" w14:anchorId="592F1D0C">
                <v:shape id="_x0000_i1027" type="#_x0000_t75" style="width:75.6pt;height:49.2pt" o:ole="">
                  <v:imagedata r:id="rId15" o:title=""/>
                </v:shape>
                <o:OLEObject Type="Embed" ProgID="Excel.Sheet.12" ShapeID="_x0000_i1027" DrawAspect="Icon" ObjectID="_1618817589" r:id="rId17"/>
              </w:object>
            </w:r>
          </w:p>
          <w:p w:rsidR="003C2238" w:rsidRPr="003A6E0A" w:rsidRDefault="003C2238" w:rsidP="003A6E0A">
            <w:pPr>
              <w:pStyle w:val="ABLOCKPARA"/>
            </w:pPr>
          </w:p>
        </w:tc>
      </w:tr>
    </w:tbl>
    <w:p w:rsidR="00E36EC7" w:rsidRDefault="00E36EC7" w:rsidP="00E36EC7"/>
    <w:tbl>
      <w:tblPr>
        <w:tblW w:w="8711"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11"/>
      </w:tblGrid>
      <w:tr w:rsidR="00E36EC7" w:rsidRPr="00EF51C6" w:rsidTr="008B3C3F">
        <w:trPr>
          <w:cantSplit/>
          <w:trHeight w:val="305"/>
        </w:trPr>
        <w:tc>
          <w:tcPr>
            <w:tcW w:w="8706" w:type="dxa"/>
            <w:shd w:val="clear" w:color="auto" w:fill="F2F2F2" w:themeFill="background1" w:themeFillShade="F2"/>
          </w:tcPr>
          <w:p w:rsidR="00E36EC7" w:rsidRPr="00EF51C6" w:rsidRDefault="00E36EC7" w:rsidP="00897386">
            <w:pPr>
              <w:pStyle w:val="Heading1"/>
              <w:keepLines/>
              <w:pageBreakBefore w:val="0"/>
              <w:framePr w:w="0" w:vSpace="0" w:wrap="auto" w:vAnchor="margin" w:yAlign="inline"/>
              <w:numPr>
                <w:ilvl w:val="0"/>
                <w:numId w:val="10"/>
              </w:numPr>
              <w:spacing w:before="240" w:line="259" w:lineRule="auto"/>
            </w:pPr>
            <w:bookmarkStart w:id="83" w:name="_Toc532472185"/>
            <w:r w:rsidRPr="008E6E49">
              <w:rPr>
                <w:rFonts w:ascii="EYInterstate" w:hAnsi="EYInterstate"/>
              </w:rPr>
              <w:t>Dependencies / Constraints</w:t>
            </w:r>
            <w:bookmarkEnd w:id="83"/>
          </w:p>
        </w:tc>
      </w:tr>
      <w:tr w:rsidR="00E36EC7" w:rsidRPr="00D43740" w:rsidTr="008B3C3F">
        <w:trPr>
          <w:cantSplit/>
          <w:trHeight w:val="305"/>
        </w:trPr>
        <w:tc>
          <w:tcPr>
            <w:tcW w:w="8706" w:type="dxa"/>
          </w:tcPr>
          <w:p w:rsidR="005E7E7D" w:rsidRDefault="00825BE3" w:rsidP="007C32A0">
            <w:pPr>
              <w:pStyle w:val="TableText0"/>
              <w:numPr>
                <w:ilvl w:val="0"/>
                <w:numId w:val="13"/>
              </w:numPr>
              <w:rPr>
                <w:noProof w:val="0"/>
                <w:szCs w:val="22"/>
              </w:rPr>
            </w:pPr>
            <w:r>
              <w:rPr>
                <w:noProof w:val="0"/>
                <w:szCs w:val="22"/>
              </w:rPr>
              <w:t xml:space="preserve">This process will be depending on a daily batch job that feeds documents from DCP’s YGLOBEA table to a </w:t>
            </w:r>
            <w:r w:rsidR="00F2659C">
              <w:rPr>
                <w:noProof w:val="0"/>
                <w:szCs w:val="22"/>
              </w:rPr>
              <w:t>location that CFIN can pick up the file and apply the logic above</w:t>
            </w:r>
          </w:p>
          <w:p w:rsidR="00F2659C" w:rsidRDefault="00F2659C" w:rsidP="00C915D7">
            <w:pPr>
              <w:pStyle w:val="TableText0"/>
              <w:numPr>
                <w:ilvl w:val="0"/>
                <w:numId w:val="13"/>
              </w:numPr>
              <w:rPr>
                <w:noProof w:val="0"/>
                <w:szCs w:val="22"/>
              </w:rPr>
            </w:pPr>
            <w:r>
              <w:rPr>
                <w:noProof w:val="0"/>
                <w:szCs w:val="22"/>
              </w:rPr>
              <w:t>This process will need to leverage the existing mapping files that are used for the main DCP interface</w:t>
            </w:r>
            <w:r w:rsidR="00C915D7">
              <w:rPr>
                <w:noProof w:val="0"/>
                <w:szCs w:val="22"/>
              </w:rPr>
              <w:t xml:space="preserve"> &lt;</w:t>
            </w:r>
            <w:r w:rsidR="00C915D7" w:rsidRPr="00C915D7">
              <w:rPr>
                <w:noProof w:val="0"/>
                <w:szCs w:val="22"/>
              </w:rPr>
              <w:t>FDS_I_003_Outbound DCP Accounting Documents</w:t>
            </w:r>
            <w:r w:rsidR="00C915D7">
              <w:rPr>
                <w:noProof w:val="0"/>
                <w:szCs w:val="22"/>
              </w:rPr>
              <w:t>&gt;.</w:t>
            </w:r>
          </w:p>
          <w:p w:rsidR="00F2659C" w:rsidRPr="005E7E7D" w:rsidRDefault="00F2659C" w:rsidP="00B8417B">
            <w:pPr>
              <w:pStyle w:val="TableText0"/>
              <w:ind w:left="360"/>
              <w:rPr>
                <w:noProof w:val="0"/>
                <w:szCs w:val="22"/>
              </w:rPr>
            </w:pPr>
          </w:p>
        </w:tc>
      </w:tr>
    </w:tbl>
    <w:p w:rsidR="00E36EC7" w:rsidRPr="00E36EC7" w:rsidRDefault="00E36EC7" w:rsidP="00E36EC7"/>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rsidTr="00EF51C6">
        <w:trPr>
          <w:cantSplit/>
          <w:trHeight w:val="305"/>
        </w:trPr>
        <w:tc>
          <w:tcPr>
            <w:tcW w:w="8952" w:type="dxa"/>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84" w:name="_Toc532472186"/>
            <w:r w:rsidRPr="008E6E49">
              <w:rPr>
                <w:rFonts w:ascii="EYInterstate" w:hAnsi="EYInterstate"/>
              </w:rPr>
              <w:t>Assumptions</w:t>
            </w:r>
            <w:bookmarkEnd w:id="84"/>
          </w:p>
        </w:tc>
      </w:tr>
      <w:tr w:rsidR="008A5A5A" w:rsidTr="007413EA">
        <w:trPr>
          <w:cantSplit/>
          <w:trHeight w:val="305"/>
        </w:trPr>
        <w:tc>
          <w:tcPr>
            <w:tcW w:w="8952" w:type="dxa"/>
          </w:tcPr>
          <w:p w:rsidR="002074F8" w:rsidRDefault="00F2659C" w:rsidP="007C32A0">
            <w:pPr>
              <w:pStyle w:val="ABLOCKPARA"/>
              <w:numPr>
                <w:ilvl w:val="0"/>
                <w:numId w:val="14"/>
              </w:numPr>
            </w:pPr>
            <w:r>
              <w:t xml:space="preserve">Only </w:t>
            </w:r>
            <w:r w:rsidR="00460179">
              <w:t>transactions</w:t>
            </w:r>
            <w:r>
              <w:t xml:space="preserve"> from the Y4 ledger are required</w:t>
            </w:r>
            <w:r w:rsidR="00460179">
              <w:t xml:space="preserve"> (no other ledgers are needed).</w:t>
            </w:r>
          </w:p>
          <w:p w:rsidR="00F2659C" w:rsidRDefault="00F2659C" w:rsidP="007C32A0">
            <w:pPr>
              <w:pStyle w:val="ABLOCKPARA"/>
              <w:numPr>
                <w:ilvl w:val="0"/>
                <w:numId w:val="14"/>
              </w:numPr>
            </w:pPr>
            <w:r>
              <w:t>Any master data used in the Y4 ledger will have already been created in CFIN as part of the main DCP master data load</w:t>
            </w:r>
          </w:p>
          <w:p w:rsidR="00F2659C" w:rsidRDefault="00F2659C" w:rsidP="007C32A0">
            <w:pPr>
              <w:pStyle w:val="ABLOCKPARA"/>
              <w:numPr>
                <w:ilvl w:val="0"/>
                <w:numId w:val="14"/>
              </w:numPr>
            </w:pPr>
            <w:r>
              <w:t>Balances</w:t>
            </w:r>
            <w:r w:rsidR="007A226F">
              <w:t>/transactions</w:t>
            </w:r>
            <w:r>
              <w:t xml:space="preserve"> from the Y4 will be remeasured in </w:t>
            </w:r>
            <w:r w:rsidR="00C915D7">
              <w:t xml:space="preserve">source </w:t>
            </w:r>
            <w:r>
              <w:t>DCP</w:t>
            </w:r>
            <w:r w:rsidR="00C915D7">
              <w:t xml:space="preserve"> system</w:t>
            </w:r>
          </w:p>
          <w:p w:rsidR="00F2659C" w:rsidRPr="00673837" w:rsidRDefault="00F2659C" w:rsidP="00C915D7">
            <w:pPr>
              <w:pStyle w:val="ABLOCKPARA"/>
              <w:ind w:left="720"/>
            </w:pPr>
          </w:p>
        </w:tc>
      </w:tr>
    </w:tbl>
    <w:p w:rsidR="008A5A5A" w:rsidRDefault="008A5A5A" w:rsidP="00EF51C6">
      <w:pPr>
        <w:pStyle w:val="Heading1"/>
        <w:keepLines/>
        <w:pageBreakBefore w:val="0"/>
        <w:framePr w:w="0" w:vSpace="0" w:wrap="auto" w:vAnchor="margin" w:yAlign="inline"/>
        <w:numPr>
          <w:ilvl w:val="0"/>
          <w:numId w:val="0"/>
        </w:numPr>
        <w:spacing w:before="240" w:line="259" w:lineRule="auto"/>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rsidTr="00EF51C6">
        <w:trPr>
          <w:cantSplit/>
          <w:trHeight w:val="305"/>
        </w:trPr>
        <w:tc>
          <w:tcPr>
            <w:tcW w:w="8952" w:type="dxa"/>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85" w:name="_Toc532472187"/>
            <w:r w:rsidRPr="008E6E49">
              <w:rPr>
                <w:rFonts w:ascii="EYInterstate" w:hAnsi="EYInterstate"/>
              </w:rPr>
              <w:t>Security Requirements</w:t>
            </w:r>
            <w:bookmarkEnd w:id="85"/>
          </w:p>
        </w:tc>
      </w:tr>
      <w:tr w:rsidR="008A5A5A" w:rsidTr="007413EA">
        <w:trPr>
          <w:cantSplit/>
          <w:trHeight w:val="305"/>
        </w:trPr>
        <w:tc>
          <w:tcPr>
            <w:tcW w:w="8952" w:type="dxa"/>
          </w:tcPr>
          <w:p w:rsidR="00E82F0B" w:rsidRDefault="00F2659C" w:rsidP="007C32A0">
            <w:pPr>
              <w:pStyle w:val="TableText0"/>
              <w:keepNext/>
              <w:numPr>
                <w:ilvl w:val="0"/>
                <w:numId w:val="15"/>
              </w:numPr>
              <w:rPr>
                <w:noProof w:val="0"/>
              </w:rPr>
            </w:pPr>
            <w:r>
              <w:rPr>
                <w:noProof w:val="0"/>
              </w:rPr>
              <w:t>DCP will need a security role to do the initial set up of the batch job, as well as support ongoing maintenance and the one time initial load process</w:t>
            </w:r>
          </w:p>
          <w:p w:rsidR="00F2659C" w:rsidRDefault="00F2659C" w:rsidP="007C32A0">
            <w:pPr>
              <w:pStyle w:val="TableText0"/>
              <w:keepNext/>
              <w:numPr>
                <w:ilvl w:val="0"/>
                <w:numId w:val="15"/>
              </w:numPr>
              <w:rPr>
                <w:noProof w:val="0"/>
              </w:rPr>
            </w:pPr>
            <w:r>
              <w:rPr>
                <w:noProof w:val="0"/>
              </w:rPr>
              <w:t>Whatever program that converts and applies the load logic will need a role to support this process</w:t>
            </w:r>
          </w:p>
          <w:p w:rsidR="00F2659C" w:rsidRDefault="00F2659C" w:rsidP="007C32A0">
            <w:pPr>
              <w:pStyle w:val="TableText0"/>
              <w:keepNext/>
              <w:numPr>
                <w:ilvl w:val="0"/>
                <w:numId w:val="15"/>
              </w:numPr>
              <w:rPr>
                <w:noProof w:val="0"/>
              </w:rPr>
            </w:pPr>
            <w:r>
              <w:rPr>
                <w:noProof w:val="0"/>
              </w:rPr>
              <w:t>CFIN will need a role that allows the user to review documents posted</w:t>
            </w:r>
            <w:r w:rsidR="002911D6">
              <w:rPr>
                <w:noProof w:val="0"/>
              </w:rPr>
              <w:t>, as well as run basic GL balance reports for analysis.</w:t>
            </w:r>
          </w:p>
          <w:p w:rsidR="00935DC9" w:rsidRPr="007E1D6E" w:rsidRDefault="00935DC9" w:rsidP="00935DC9">
            <w:pPr>
              <w:pStyle w:val="TableText0"/>
              <w:keepNext/>
              <w:numPr>
                <w:ilvl w:val="1"/>
                <w:numId w:val="15"/>
              </w:numPr>
              <w:rPr>
                <w:noProof w:val="0"/>
              </w:rPr>
            </w:pPr>
            <w:commentRangeStart w:id="86"/>
            <w:r>
              <w:rPr>
                <w:noProof w:val="0"/>
              </w:rPr>
              <w:t>CFIN error handling</w:t>
            </w:r>
            <w:commentRangeEnd w:id="86"/>
            <w:r>
              <w:rPr>
                <w:rStyle w:val="CommentReference"/>
                <w:rFonts w:cs="Times New Roman"/>
                <w:noProof w:val="0"/>
                <w:lang w:val="en-GB" w:eastAsia="x-none"/>
              </w:rPr>
              <w:commentReference w:id="86"/>
            </w:r>
          </w:p>
        </w:tc>
      </w:tr>
    </w:tbl>
    <w:p w:rsidR="008A5A5A" w:rsidRPr="008E6E49" w:rsidRDefault="008A5A5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rsidTr="00EF51C6">
        <w:trPr>
          <w:cantSplit/>
          <w:trHeight w:val="305"/>
        </w:trPr>
        <w:tc>
          <w:tcPr>
            <w:tcW w:w="8952" w:type="dxa"/>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87" w:name="_Toc532472188"/>
            <w:r w:rsidRPr="008E6E49">
              <w:rPr>
                <w:rFonts w:ascii="EYInterstate" w:hAnsi="EYInterstate"/>
              </w:rPr>
              <w:t>Transaction Volume</w:t>
            </w:r>
            <w:bookmarkEnd w:id="87"/>
          </w:p>
        </w:tc>
      </w:tr>
      <w:tr w:rsidR="008A5A5A" w:rsidTr="007413EA">
        <w:trPr>
          <w:cantSplit/>
          <w:trHeight w:val="305"/>
        </w:trPr>
        <w:tc>
          <w:tcPr>
            <w:tcW w:w="8952" w:type="dxa"/>
          </w:tcPr>
          <w:p w:rsidR="00CA6018" w:rsidRPr="002911D6" w:rsidRDefault="002911D6" w:rsidP="003C2238">
            <w:pPr>
              <w:pStyle w:val="ABLOCKPARA"/>
              <w:tabs>
                <w:tab w:val="left" w:pos="2150"/>
              </w:tabs>
            </w:pPr>
            <w:r>
              <w:t>1 million transactions a year</w:t>
            </w:r>
          </w:p>
        </w:tc>
      </w:tr>
    </w:tbl>
    <w:p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rsidTr="00EF51C6">
        <w:trPr>
          <w:cantSplit/>
          <w:trHeight w:val="305"/>
        </w:trPr>
        <w:tc>
          <w:tcPr>
            <w:tcW w:w="8952" w:type="dxa"/>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88" w:name="_Toc532472189"/>
            <w:r w:rsidRPr="008E6E49">
              <w:rPr>
                <w:rFonts w:ascii="EYInterstate" w:hAnsi="EYInterstate"/>
              </w:rPr>
              <w:t>Processing Type</w:t>
            </w:r>
            <w:bookmarkEnd w:id="88"/>
          </w:p>
        </w:tc>
      </w:tr>
      <w:tr w:rsidR="008A5A5A" w:rsidTr="007413EA">
        <w:trPr>
          <w:cantSplit/>
          <w:trHeight w:val="305"/>
        </w:trPr>
        <w:tc>
          <w:tcPr>
            <w:tcW w:w="8952" w:type="dxa"/>
          </w:tcPr>
          <w:p w:rsidR="00573217" w:rsidRPr="002911D6" w:rsidRDefault="002911D6" w:rsidP="002D6DC8">
            <w:pPr>
              <w:pStyle w:val="TableText0"/>
              <w:keepNext/>
            </w:pPr>
            <w:r w:rsidRPr="002911D6">
              <w:t>Batch job with manual error handling process</w:t>
            </w:r>
          </w:p>
        </w:tc>
      </w:tr>
    </w:tbl>
    <w:p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rsidTr="00EF51C6">
        <w:trPr>
          <w:cantSplit/>
          <w:trHeight w:val="305"/>
        </w:trPr>
        <w:tc>
          <w:tcPr>
            <w:tcW w:w="8952" w:type="dxa"/>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89" w:name="_Toc532472190"/>
            <w:r>
              <w:rPr>
                <w:rFonts w:ascii="EYInterstate" w:hAnsi="EYInterstate"/>
              </w:rPr>
              <w:t>Functional Requirement</w:t>
            </w:r>
            <w:bookmarkEnd w:id="89"/>
          </w:p>
        </w:tc>
      </w:tr>
      <w:tr w:rsidR="008A5A5A" w:rsidTr="007413EA">
        <w:trPr>
          <w:cantSplit/>
          <w:trHeight w:val="305"/>
        </w:trPr>
        <w:tc>
          <w:tcPr>
            <w:tcW w:w="8952" w:type="dxa"/>
          </w:tcPr>
          <w:p w:rsidR="00E26C7C" w:rsidRPr="0093153D" w:rsidRDefault="002911D6" w:rsidP="003C2238">
            <w:pPr>
              <w:spacing w:before="10" w:after="10"/>
              <w:jc w:val="both"/>
            </w:pPr>
            <w:r>
              <w:rPr>
                <w:rFonts w:ascii="Arial" w:hAnsi="Arial" w:cs="Arial"/>
                <w:spacing w:val="0"/>
                <w:kern w:val="0"/>
                <w:sz w:val="20"/>
                <w:szCs w:val="20"/>
                <w:lang w:eastAsia="en-US"/>
              </w:rPr>
              <w:t>This document fulfills the functional requirement of allowing company codes 1153 and 9524 to report externally with EUR values, per the US GAAP requirements.</w:t>
            </w:r>
          </w:p>
        </w:tc>
      </w:tr>
    </w:tbl>
    <w:p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rsidTr="00EF51C6">
        <w:trPr>
          <w:cantSplit/>
          <w:trHeight w:val="305"/>
        </w:trPr>
        <w:tc>
          <w:tcPr>
            <w:tcW w:w="8952" w:type="dxa"/>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0" w:name="_Toc532472191"/>
            <w:r w:rsidRPr="008E6E49">
              <w:rPr>
                <w:rFonts w:ascii="EYInterstate" w:hAnsi="EYInterstate"/>
              </w:rPr>
              <w:t>Source Data Layout</w:t>
            </w:r>
            <w:bookmarkEnd w:id="90"/>
          </w:p>
        </w:tc>
      </w:tr>
      <w:tr w:rsidR="008A5A5A" w:rsidTr="007413EA">
        <w:trPr>
          <w:cantSplit/>
          <w:trHeight w:val="305"/>
        </w:trPr>
        <w:tc>
          <w:tcPr>
            <w:tcW w:w="8952" w:type="dxa"/>
          </w:tcPr>
          <w:p w:rsidR="008A5A5A" w:rsidRPr="002911D6" w:rsidRDefault="00F021DA" w:rsidP="003C2238">
            <w:pPr>
              <w:pStyle w:val="ABLOCKPARA"/>
            </w:pPr>
            <w:hyperlink w:anchor="_Functional_Description" w:history="1">
              <w:r w:rsidR="00CD0CC1" w:rsidRPr="00FC6C1E">
                <w:rPr>
                  <w:lang w:val="en-US"/>
                </w:rPr>
                <w:t>See</w:t>
              </w:r>
            </w:hyperlink>
            <w:r w:rsidR="00CD0CC1" w:rsidRPr="00FC6C1E">
              <w:rPr>
                <w:lang w:val="en-US"/>
              </w:rPr>
              <w:t xml:space="preserve"> Section 12</w:t>
            </w:r>
          </w:p>
        </w:tc>
      </w:tr>
    </w:tbl>
    <w:p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rsidTr="00EF51C6">
        <w:trPr>
          <w:cantSplit/>
          <w:trHeight w:val="305"/>
        </w:trPr>
        <w:tc>
          <w:tcPr>
            <w:tcW w:w="8952" w:type="dxa"/>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1" w:name="_Mapping_SAP_Fields"/>
            <w:bookmarkStart w:id="92" w:name="_Toc532472192"/>
            <w:bookmarkEnd w:id="91"/>
            <w:r w:rsidRPr="008E6E49">
              <w:rPr>
                <w:rFonts w:ascii="EYInterstate" w:hAnsi="EYInterstate"/>
              </w:rPr>
              <w:t>Mapping SAP Fields to Source / Target</w:t>
            </w:r>
            <w:bookmarkEnd w:id="92"/>
          </w:p>
        </w:tc>
      </w:tr>
      <w:tr w:rsidR="008A5A5A" w:rsidTr="007413EA">
        <w:trPr>
          <w:cantSplit/>
          <w:trHeight w:val="305"/>
        </w:trPr>
        <w:tc>
          <w:tcPr>
            <w:tcW w:w="8952" w:type="dxa"/>
          </w:tcPr>
          <w:p w:rsidR="00D839EB" w:rsidRPr="002911D6" w:rsidRDefault="00CD0CC1" w:rsidP="006D43BA">
            <w:pPr>
              <w:pStyle w:val="ABLOCKPARA"/>
            </w:pPr>
            <w:r>
              <w:object w:dxaOrig="1520" w:dyaOrig="986" w14:anchorId="32098DBE">
                <v:shape id="_x0000_i1028" type="#_x0000_t75" style="width:75.6pt;height:49.2pt" o:ole="">
                  <v:imagedata r:id="rId15" o:title=""/>
                </v:shape>
                <o:OLEObject Type="Embed" ProgID="Excel.Sheet.12" ShapeID="_x0000_i1028" DrawAspect="Icon" ObjectID="_1618817590" r:id="rId18"/>
              </w:object>
            </w:r>
          </w:p>
        </w:tc>
      </w:tr>
    </w:tbl>
    <w:p w:rsidR="00F10A56" w:rsidRPr="008E6E49" w:rsidRDefault="00F10A56"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pPr w:leftFromText="180" w:rightFromText="180" w:vertAnchor="text" w:tblpX="108" w:tblpY="1"/>
        <w:tblOverlap w:val="never"/>
        <w:tblW w:w="8716"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12" w:space="0" w:color="1F497D" w:themeColor="text2"/>
          <w:insideV w:val="single" w:sz="12" w:space="0" w:color="1F497D" w:themeColor="text2"/>
        </w:tblBorders>
        <w:tblCellMar>
          <w:left w:w="0" w:type="dxa"/>
          <w:right w:w="0" w:type="dxa"/>
        </w:tblCellMar>
        <w:tblLook w:val="04A0" w:firstRow="1" w:lastRow="0" w:firstColumn="1" w:lastColumn="0" w:noHBand="0" w:noVBand="1"/>
      </w:tblPr>
      <w:tblGrid>
        <w:gridCol w:w="8716"/>
      </w:tblGrid>
      <w:tr w:rsidR="00EF51C6" w:rsidTr="00EF51C6">
        <w:trPr>
          <w:cantSplit/>
          <w:trHeight w:val="780"/>
          <w:tblHeader/>
        </w:trPr>
        <w:tc>
          <w:tcPr>
            <w:tcW w:w="8716" w:type="dxa"/>
            <w:shd w:val="clear" w:color="auto" w:fill="F2F2F2" w:themeFill="background1" w:themeFillShade="F2"/>
            <w:tcMar>
              <w:top w:w="0" w:type="dxa"/>
              <w:left w:w="108" w:type="dxa"/>
              <w:bottom w:w="0" w:type="dxa"/>
              <w:right w:w="108" w:type="dxa"/>
            </w:tcMar>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3" w:name="_Toc532472193"/>
            <w:r w:rsidRPr="008E6E49">
              <w:rPr>
                <w:rFonts w:ascii="EYInterstate" w:hAnsi="EYInterstate"/>
              </w:rPr>
              <w:t>Data Cleansing Logic/Approach</w:t>
            </w:r>
            <w:bookmarkEnd w:id="93"/>
          </w:p>
        </w:tc>
      </w:tr>
      <w:tr w:rsidR="00F10A56" w:rsidTr="00F10A56">
        <w:trPr>
          <w:cantSplit/>
          <w:trHeight w:val="1430"/>
          <w:tblHeader/>
        </w:trPr>
        <w:tc>
          <w:tcPr>
            <w:tcW w:w="8716" w:type="dxa"/>
            <w:shd w:val="clear" w:color="auto" w:fill="auto"/>
            <w:tcMar>
              <w:top w:w="0" w:type="dxa"/>
              <w:left w:w="108" w:type="dxa"/>
              <w:bottom w:w="0" w:type="dxa"/>
              <w:right w:w="108" w:type="dxa"/>
            </w:tcMar>
          </w:tcPr>
          <w:p w:rsidR="00200971" w:rsidRPr="000E1437" w:rsidRDefault="00C77A41" w:rsidP="00AE62E2">
            <w:pPr>
              <w:rPr>
                <w:rFonts w:ascii="Arial" w:hAnsi="Arial" w:cs="Arial"/>
                <w:sz w:val="20"/>
                <w:szCs w:val="20"/>
              </w:rPr>
            </w:pPr>
            <w:r>
              <w:rPr>
                <w:rFonts w:ascii="Arial" w:hAnsi="Arial" w:cs="Arial"/>
                <w:sz w:val="20"/>
                <w:szCs w:val="20"/>
              </w:rPr>
              <w:t>No data cleansing required</w:t>
            </w:r>
            <w:r w:rsidR="00FC6C1E">
              <w:rPr>
                <w:rFonts w:ascii="Arial" w:hAnsi="Arial" w:cs="Arial"/>
                <w:sz w:val="20"/>
                <w:szCs w:val="20"/>
              </w:rPr>
              <w:t>.</w:t>
            </w:r>
          </w:p>
        </w:tc>
      </w:tr>
    </w:tbl>
    <w:p w:rsidR="006B0E6E" w:rsidRDefault="006B0E6E" w:rsidP="008A5A5A"/>
    <w:tbl>
      <w:tblPr>
        <w:tblW w:w="8877"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877"/>
      </w:tblGrid>
      <w:tr w:rsidR="00EF51C6" w:rsidTr="00CB6ADC">
        <w:trPr>
          <w:cantSplit/>
          <w:trHeight w:val="305"/>
        </w:trPr>
        <w:tc>
          <w:tcPr>
            <w:tcW w:w="8877" w:type="dxa"/>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4" w:name="_Toc532472194"/>
            <w:r w:rsidRPr="008E6E49">
              <w:rPr>
                <w:rFonts w:ascii="EYInterstate" w:hAnsi="EYInterstate"/>
              </w:rPr>
              <w:t>Error Handling</w:t>
            </w:r>
            <w:bookmarkEnd w:id="94"/>
          </w:p>
        </w:tc>
      </w:tr>
      <w:tr w:rsidR="008A5A5A" w:rsidTr="00DB3959">
        <w:trPr>
          <w:cantSplit/>
          <w:trHeight w:val="305"/>
        </w:trPr>
        <w:tc>
          <w:tcPr>
            <w:tcW w:w="8877" w:type="dxa"/>
          </w:tcPr>
          <w:p w:rsidR="003E2B95" w:rsidRPr="003620D5" w:rsidRDefault="003620D5" w:rsidP="00585F2E">
            <w:pPr>
              <w:pStyle w:val="TableText0"/>
              <w:keepNext/>
              <w:rPr>
                <w:noProof w:val="0"/>
                <w:u w:val="single"/>
              </w:rPr>
            </w:pPr>
            <w:commentRangeStart w:id="95"/>
            <w:r w:rsidRPr="003620D5">
              <w:rPr>
                <w:noProof w:val="0"/>
                <w:u w:val="single"/>
              </w:rPr>
              <w:t>BODS Error Handling</w:t>
            </w:r>
          </w:p>
          <w:p w:rsidR="003620D5" w:rsidRDefault="003620D5" w:rsidP="00585F2E">
            <w:pPr>
              <w:pStyle w:val="TableText0"/>
              <w:keepNext/>
              <w:rPr>
                <w:noProof w:val="0"/>
              </w:rPr>
            </w:pPr>
            <w:r>
              <w:rPr>
                <w:noProof w:val="0"/>
                <w:sz w:val="22"/>
                <w:szCs w:val="22"/>
              </w:rPr>
              <w:t xml:space="preserve">BODS error handling will be fully detailed in </w:t>
            </w:r>
            <w:r>
              <w:rPr>
                <w:noProof w:val="0"/>
              </w:rPr>
              <w:t>GLD_TDS_I_006_Non-SAP (</w:t>
            </w:r>
            <w:r w:rsidR="00CB359A">
              <w:rPr>
                <w:noProof w:val="0"/>
              </w:rPr>
              <w:t>Profit Soft</w:t>
            </w:r>
            <w:r w:rsidRPr="00EF59F2">
              <w:rPr>
                <w:noProof w:val="0"/>
              </w:rPr>
              <w:t>)</w:t>
            </w:r>
            <w:r>
              <w:rPr>
                <w:noProof w:val="0"/>
              </w:rPr>
              <w:t xml:space="preserve"> however a summary of the types of BODS errors and how they would be handled are below.</w:t>
            </w:r>
          </w:p>
          <w:p w:rsidR="003620D5" w:rsidRDefault="003620D5" w:rsidP="00585F2E">
            <w:pPr>
              <w:pStyle w:val="TableText0"/>
              <w:keepNext/>
              <w:rPr>
                <w:noProof w:val="0"/>
              </w:rPr>
            </w:pPr>
          </w:p>
          <w:p w:rsidR="003620D5" w:rsidRPr="003620D5" w:rsidRDefault="003620D5" w:rsidP="007C32A0">
            <w:pPr>
              <w:pStyle w:val="TableText0"/>
              <w:keepNext/>
              <w:numPr>
                <w:ilvl w:val="0"/>
                <w:numId w:val="11"/>
              </w:numPr>
            </w:pPr>
            <w:r w:rsidRPr="003620D5">
              <w:t>Stopped at BODS Initialization</w:t>
            </w:r>
          </w:p>
          <w:p w:rsidR="003620D5" w:rsidRPr="003620D5" w:rsidRDefault="003620D5" w:rsidP="007C32A0">
            <w:pPr>
              <w:pStyle w:val="TableText0"/>
              <w:keepNext/>
              <w:numPr>
                <w:ilvl w:val="1"/>
                <w:numId w:val="11"/>
              </w:numPr>
            </w:pPr>
            <w:r w:rsidRPr="003620D5">
              <w:t>Type – Formatting/flawed source report error</w:t>
            </w:r>
          </w:p>
          <w:p w:rsidR="003620D5" w:rsidRPr="003620D5" w:rsidRDefault="003620D5" w:rsidP="007C32A0">
            <w:pPr>
              <w:pStyle w:val="TableText0"/>
              <w:keepNext/>
              <w:numPr>
                <w:ilvl w:val="1"/>
                <w:numId w:val="11"/>
              </w:numPr>
            </w:pPr>
            <w:r w:rsidRPr="003620D5">
              <w:t>Notification – Email to source system user</w:t>
            </w:r>
          </w:p>
          <w:p w:rsidR="003620D5" w:rsidRPr="003620D5" w:rsidRDefault="003620D5" w:rsidP="007C32A0">
            <w:pPr>
              <w:pStyle w:val="TableText0"/>
              <w:keepNext/>
              <w:numPr>
                <w:ilvl w:val="1"/>
                <w:numId w:val="11"/>
              </w:numPr>
            </w:pPr>
            <w:r w:rsidRPr="003620D5">
              <w:t>Resolution – Resolved by generating new report</w:t>
            </w:r>
          </w:p>
          <w:p w:rsidR="003620D5" w:rsidRPr="003620D5" w:rsidRDefault="003620D5" w:rsidP="003620D5">
            <w:pPr>
              <w:pStyle w:val="TableText0"/>
              <w:keepNext/>
            </w:pPr>
          </w:p>
          <w:p w:rsidR="003620D5" w:rsidRPr="003620D5" w:rsidRDefault="003620D5" w:rsidP="007C32A0">
            <w:pPr>
              <w:pStyle w:val="TableText0"/>
              <w:keepNext/>
              <w:numPr>
                <w:ilvl w:val="0"/>
                <w:numId w:val="11"/>
              </w:numPr>
            </w:pPr>
            <w:r w:rsidRPr="003620D5">
              <w:t>Stopped at BODS Validations</w:t>
            </w:r>
          </w:p>
          <w:p w:rsidR="003620D5" w:rsidRPr="003620D5" w:rsidRDefault="003620D5" w:rsidP="007C32A0">
            <w:pPr>
              <w:pStyle w:val="TableText0"/>
              <w:keepNext/>
              <w:numPr>
                <w:ilvl w:val="1"/>
                <w:numId w:val="11"/>
              </w:numPr>
            </w:pPr>
            <w:r w:rsidRPr="003620D5">
              <w:t>Type – Functional source report errors; i.e. imbalances</w:t>
            </w:r>
          </w:p>
          <w:p w:rsidR="003620D5" w:rsidRPr="003620D5" w:rsidRDefault="003620D5" w:rsidP="007C32A0">
            <w:pPr>
              <w:pStyle w:val="TableText0"/>
              <w:keepNext/>
              <w:numPr>
                <w:ilvl w:val="1"/>
                <w:numId w:val="11"/>
              </w:numPr>
            </w:pPr>
            <w:r w:rsidRPr="003620D5">
              <w:t>Notification – Email to source system user</w:t>
            </w:r>
          </w:p>
          <w:p w:rsidR="003620D5" w:rsidRPr="003620D5" w:rsidRDefault="003620D5" w:rsidP="007C32A0">
            <w:pPr>
              <w:pStyle w:val="TableText0"/>
              <w:keepNext/>
              <w:numPr>
                <w:ilvl w:val="1"/>
                <w:numId w:val="11"/>
              </w:numPr>
            </w:pPr>
            <w:r w:rsidRPr="003620D5">
              <w:t>Resolution –</w:t>
            </w:r>
          </w:p>
          <w:p w:rsidR="003620D5" w:rsidRPr="003620D5" w:rsidRDefault="003620D5" w:rsidP="007C32A0">
            <w:pPr>
              <w:pStyle w:val="TableText0"/>
              <w:keepNext/>
              <w:numPr>
                <w:ilvl w:val="2"/>
                <w:numId w:val="11"/>
              </w:numPr>
            </w:pPr>
            <w:r w:rsidRPr="003620D5">
              <w:t>Automatic – Resolved by generating new report</w:t>
            </w:r>
          </w:p>
          <w:p w:rsidR="003620D5" w:rsidRDefault="003620D5" w:rsidP="007C32A0">
            <w:pPr>
              <w:pStyle w:val="TableText0"/>
              <w:keepNext/>
              <w:numPr>
                <w:ilvl w:val="2"/>
                <w:numId w:val="11"/>
              </w:numPr>
              <w:rPr>
                <w:noProof w:val="0"/>
                <w:sz w:val="22"/>
                <w:szCs w:val="22"/>
              </w:rPr>
            </w:pPr>
            <w:r w:rsidRPr="003620D5">
              <w:rPr>
                <w:noProof w:val="0"/>
              </w:rPr>
              <w:t>Manual – Resolve errors and move corrected file back to input folder</w:t>
            </w:r>
          </w:p>
          <w:commentRangeEnd w:id="95"/>
          <w:p w:rsidR="003620D5" w:rsidRDefault="00375496" w:rsidP="003620D5">
            <w:pPr>
              <w:pStyle w:val="TableText0"/>
              <w:keepNext/>
              <w:rPr>
                <w:noProof w:val="0"/>
                <w:sz w:val="22"/>
                <w:szCs w:val="22"/>
              </w:rPr>
            </w:pPr>
            <w:r>
              <w:rPr>
                <w:rStyle w:val="CommentReference"/>
                <w:rFonts w:cs="Times New Roman"/>
                <w:noProof w:val="0"/>
                <w:lang w:val="en-GB" w:eastAsia="x-none"/>
              </w:rPr>
              <w:commentReference w:id="95"/>
            </w:r>
          </w:p>
          <w:p w:rsidR="004F714B" w:rsidRPr="004F714B" w:rsidRDefault="004F714B" w:rsidP="003620D5">
            <w:pPr>
              <w:pStyle w:val="TableText0"/>
              <w:keepNext/>
              <w:rPr>
                <w:noProof w:val="0"/>
                <w:u w:val="single"/>
              </w:rPr>
            </w:pPr>
            <w:commentRangeStart w:id="96"/>
            <w:r w:rsidRPr="004F714B">
              <w:rPr>
                <w:noProof w:val="0"/>
                <w:u w:val="single"/>
              </w:rPr>
              <w:t>CFIN Error Handling</w:t>
            </w:r>
            <w:commentRangeEnd w:id="96"/>
            <w:r w:rsidR="00375496">
              <w:rPr>
                <w:rStyle w:val="CommentReference"/>
                <w:rFonts w:cs="Times New Roman"/>
                <w:noProof w:val="0"/>
                <w:lang w:val="en-GB" w:eastAsia="x-none"/>
              </w:rPr>
              <w:commentReference w:id="96"/>
            </w:r>
          </w:p>
          <w:p w:rsidR="004F714B" w:rsidRPr="004F714B" w:rsidRDefault="004F714B" w:rsidP="00375496">
            <w:pPr>
              <w:pStyle w:val="TableText0"/>
              <w:keepNext/>
            </w:pPr>
          </w:p>
        </w:tc>
      </w:tr>
    </w:tbl>
    <w:p w:rsidR="008A5A5A" w:rsidRDefault="008A5A5A" w:rsidP="008A5A5A">
      <w:pPr>
        <w:pStyle w:val="TableHeading1"/>
        <w:jc w:val="left"/>
      </w:pPr>
    </w:p>
    <w:tbl>
      <w:tblPr>
        <w:tblW w:w="9057"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057"/>
      </w:tblGrid>
      <w:tr w:rsidR="00EF51C6" w:rsidTr="00EF51C6">
        <w:trPr>
          <w:cantSplit/>
          <w:trHeight w:val="305"/>
        </w:trPr>
        <w:tc>
          <w:tcPr>
            <w:tcW w:w="9057" w:type="dxa"/>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7" w:name="_Toc532472195"/>
            <w:r w:rsidRPr="008E6E49">
              <w:rPr>
                <w:rFonts w:ascii="EYInterstate" w:hAnsi="EYInterstate"/>
              </w:rPr>
              <w:t>Reconciliation Procedures &amp; Audit Requirements</w:t>
            </w:r>
            <w:bookmarkEnd w:id="97"/>
          </w:p>
        </w:tc>
      </w:tr>
      <w:tr w:rsidR="008A5A5A" w:rsidTr="00DB3959">
        <w:trPr>
          <w:cantSplit/>
          <w:trHeight w:val="305"/>
        </w:trPr>
        <w:tc>
          <w:tcPr>
            <w:tcW w:w="9057" w:type="dxa"/>
          </w:tcPr>
          <w:p w:rsidR="00C55E0D" w:rsidRDefault="001B6CE4" w:rsidP="007C32A0">
            <w:pPr>
              <w:pStyle w:val="ABLOCKPARA"/>
              <w:numPr>
                <w:ilvl w:val="0"/>
                <w:numId w:val="17"/>
              </w:numPr>
            </w:pPr>
            <w:r>
              <w:t>Simple Line Item count: The first test should be a simple count of how many line items went in and how many came out.  If the process worked successfully there should always be exactly double the line items in CFIN as there were in YGLOBEA for that day (since CFIN will have the added offset entries</w:t>
            </w:r>
          </w:p>
          <w:p w:rsidR="001B6CE4" w:rsidRDefault="001B6CE4" w:rsidP="007C32A0">
            <w:pPr>
              <w:pStyle w:val="ABLOCKPARA"/>
              <w:numPr>
                <w:ilvl w:val="0"/>
                <w:numId w:val="17"/>
              </w:numPr>
            </w:pPr>
            <w:r>
              <w:t xml:space="preserve">Account zero balance reconciliation: The account used for the offset posting would ideally always net out to zero (this would imply that all of the documents that had been passed that day/week/month had already netted to zero).  If </w:t>
            </w:r>
            <w:r w:rsidR="00FB0B89">
              <w:t xml:space="preserve"> it does not the business needs to review and determine why it is non-zero and if it is an acceptable “out of balance”.</w:t>
            </w:r>
          </w:p>
          <w:p w:rsidR="007E0A5C" w:rsidRDefault="001B6CE4" w:rsidP="007C32A0">
            <w:pPr>
              <w:pStyle w:val="ABLOCKPARA"/>
              <w:numPr>
                <w:ilvl w:val="0"/>
                <w:numId w:val="17"/>
              </w:numPr>
            </w:pPr>
            <w:r>
              <w:t xml:space="preserve">Simple Functional reconciliation:  A simple functional reconciliation should be done to see if the mappings applied </w:t>
            </w:r>
            <w:r w:rsidR="007E0A5C">
              <w:t>to the source YGLOBEA line items were directionally correct.</w:t>
            </w:r>
          </w:p>
          <w:p w:rsidR="007E0A5C" w:rsidRDefault="007E0A5C" w:rsidP="007E0A5C">
            <w:pPr>
              <w:pStyle w:val="ABLOCKPARA"/>
              <w:ind w:left="720"/>
            </w:pPr>
          </w:p>
          <w:p w:rsidR="007E0A5C" w:rsidRDefault="007E0A5C" w:rsidP="007E0A5C">
            <w:pPr>
              <w:pStyle w:val="ABLOCKPARA"/>
              <w:ind w:left="720"/>
            </w:pPr>
            <w:r>
              <w:t xml:space="preserve">Preferably once a </w:t>
            </w:r>
            <w:r w:rsidR="00517101">
              <w:t>week (</w:t>
            </w:r>
            <w:r w:rsidR="009034BB">
              <w:t>although this should ultimately done at the businesses discretion)</w:t>
            </w:r>
            <w:r w:rsidR="00517101">
              <w:t xml:space="preserve"> the business would check at a high level if </w:t>
            </w:r>
            <w:r w:rsidR="00C915D7">
              <w:t>GL</w:t>
            </w:r>
            <w:r w:rsidR="00517101">
              <w:t xml:space="preserve"> balances were correct (assets in legacy = assets in CFIN, liabilities = liabilities, equity = equity, revenue = revenue, expenses = expenses) and at a high level that the balances by profit center are correct (balances under the crop protection profit centers are overall correct and balances under the indirect profit centers are correct).</w:t>
            </w:r>
          </w:p>
          <w:p w:rsidR="00517101" w:rsidRDefault="00517101" w:rsidP="007E0A5C">
            <w:pPr>
              <w:pStyle w:val="ABLOCKPARA"/>
              <w:ind w:left="720"/>
            </w:pPr>
          </w:p>
          <w:p w:rsidR="00517101" w:rsidRPr="00DC2C82" w:rsidRDefault="00517101" w:rsidP="007E0A5C">
            <w:pPr>
              <w:pStyle w:val="ABLOCKPARA"/>
              <w:ind w:left="720"/>
            </w:pPr>
            <w:r>
              <w:t xml:space="preserve">They could perform their GL check utilizing report S_ALR_87012284 and compare it against their standard source GL report.  Profit centers could leverage report </w:t>
            </w:r>
            <w:r w:rsidR="00CD0CC1">
              <w:t>the same report via dynamic selection</w:t>
            </w:r>
            <w:r w:rsidR="00FC6C1E">
              <w:t xml:space="preserve"> to filter for profit centers</w:t>
            </w:r>
            <w:r>
              <w:t xml:space="preserve"> in CFIN for their reconciliations.</w:t>
            </w:r>
          </w:p>
        </w:tc>
      </w:tr>
    </w:tbl>
    <w:p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rsidTr="00EF51C6">
        <w:trPr>
          <w:cantSplit/>
          <w:trHeight w:val="305"/>
        </w:trPr>
        <w:tc>
          <w:tcPr>
            <w:tcW w:w="8952" w:type="dxa"/>
            <w:tcBorders>
              <w:top w:val="single" w:sz="12" w:space="0" w:color="000080"/>
            </w:tcBorders>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8" w:name="_Toc532472198"/>
            <w:r w:rsidRPr="008E6E49">
              <w:rPr>
                <w:rFonts w:ascii="EYInterstate" w:hAnsi="EYInterstate"/>
              </w:rPr>
              <w:t>Op</w:t>
            </w:r>
            <w:r>
              <w:rPr>
                <w:rFonts w:ascii="EYInterstate" w:hAnsi="EYInterstate"/>
              </w:rPr>
              <w:t>en Issues in Functional Design</w:t>
            </w:r>
            <w:bookmarkEnd w:id="98"/>
          </w:p>
        </w:tc>
      </w:tr>
      <w:tr w:rsidR="008A5A5A" w:rsidTr="007413EA">
        <w:trPr>
          <w:cantSplit/>
          <w:trHeight w:val="305"/>
        </w:trPr>
        <w:tc>
          <w:tcPr>
            <w:tcW w:w="8952" w:type="dxa"/>
            <w:tcBorders>
              <w:top w:val="single" w:sz="12" w:space="0" w:color="000080"/>
            </w:tcBorders>
          </w:tcPr>
          <w:p w:rsidR="00FC6C1E" w:rsidRDefault="00FC6C1E" w:rsidP="00FC6C1E">
            <w:pPr>
              <w:pStyle w:val="TableText-Bullet"/>
              <w:numPr>
                <w:ilvl w:val="0"/>
                <w:numId w:val="0"/>
              </w:numPr>
              <w:ind w:left="360" w:hanging="360"/>
              <w:rPr>
                <w:sz w:val="22"/>
                <w:szCs w:val="22"/>
              </w:rPr>
            </w:pPr>
            <w:r>
              <w:rPr>
                <w:sz w:val="22"/>
                <w:szCs w:val="22"/>
              </w:rPr>
              <w:t xml:space="preserve"> </w:t>
            </w:r>
          </w:p>
          <w:tbl>
            <w:tblPr>
              <w:tblStyle w:val="TableGrid"/>
              <w:tblW w:w="0" w:type="auto"/>
              <w:tblInd w:w="72" w:type="dxa"/>
              <w:tblLook w:val="04A0" w:firstRow="1" w:lastRow="0" w:firstColumn="1" w:lastColumn="0" w:noHBand="0" w:noVBand="1"/>
            </w:tblPr>
            <w:tblGrid>
              <w:gridCol w:w="562"/>
              <w:gridCol w:w="2769"/>
              <w:gridCol w:w="1606"/>
              <w:gridCol w:w="1081"/>
              <w:gridCol w:w="2117"/>
            </w:tblGrid>
            <w:tr w:rsidR="00FC6C1E" w:rsidRPr="00AE73D7" w:rsidTr="001F77B3">
              <w:trPr>
                <w:trHeight w:val="242"/>
              </w:trPr>
              <w:tc>
                <w:tcPr>
                  <w:tcW w:w="562" w:type="dxa"/>
                  <w:tcBorders>
                    <w:bottom w:val="single" w:sz="4" w:space="0" w:color="auto"/>
                  </w:tcBorders>
                  <w:shd w:val="clear" w:color="auto" w:fill="BFBFBF" w:themeFill="background1" w:themeFillShade="BF"/>
                </w:tcPr>
                <w:p w:rsidR="00FC6C1E" w:rsidRPr="00AE73D7" w:rsidRDefault="00FC6C1E" w:rsidP="00FC6C1E">
                  <w:pPr>
                    <w:pStyle w:val="TableText-Bullet"/>
                    <w:numPr>
                      <w:ilvl w:val="0"/>
                      <w:numId w:val="0"/>
                    </w:numPr>
                    <w:rPr>
                      <w:szCs w:val="22"/>
                    </w:rPr>
                  </w:pPr>
                  <w:r w:rsidRPr="00AE73D7">
                    <w:rPr>
                      <w:szCs w:val="22"/>
                    </w:rPr>
                    <w:t>#</w:t>
                  </w:r>
                </w:p>
              </w:tc>
              <w:tc>
                <w:tcPr>
                  <w:tcW w:w="2769" w:type="dxa"/>
                  <w:tcBorders>
                    <w:bottom w:val="single" w:sz="4" w:space="0" w:color="auto"/>
                  </w:tcBorders>
                  <w:shd w:val="clear" w:color="auto" w:fill="BFBFBF" w:themeFill="background1" w:themeFillShade="BF"/>
                </w:tcPr>
                <w:p w:rsidR="00FC6C1E" w:rsidRPr="00AE73D7" w:rsidRDefault="00FC6C1E" w:rsidP="00FC6C1E">
                  <w:pPr>
                    <w:pStyle w:val="TableText-Bullet"/>
                    <w:numPr>
                      <w:ilvl w:val="0"/>
                      <w:numId w:val="0"/>
                    </w:numPr>
                    <w:jc w:val="center"/>
                    <w:rPr>
                      <w:b/>
                      <w:szCs w:val="22"/>
                    </w:rPr>
                  </w:pPr>
                  <w:r w:rsidRPr="00AE73D7">
                    <w:rPr>
                      <w:b/>
                      <w:szCs w:val="22"/>
                    </w:rPr>
                    <w:t>Open Item</w:t>
                  </w:r>
                </w:p>
              </w:tc>
              <w:tc>
                <w:tcPr>
                  <w:tcW w:w="1606" w:type="dxa"/>
                  <w:tcBorders>
                    <w:bottom w:val="single" w:sz="4" w:space="0" w:color="auto"/>
                  </w:tcBorders>
                  <w:shd w:val="clear" w:color="auto" w:fill="BFBFBF" w:themeFill="background1" w:themeFillShade="BF"/>
                </w:tcPr>
                <w:p w:rsidR="00FC6C1E" w:rsidRPr="00AE73D7" w:rsidRDefault="00FC6C1E" w:rsidP="00FC6C1E">
                  <w:pPr>
                    <w:pStyle w:val="TableText-Bullet"/>
                    <w:numPr>
                      <w:ilvl w:val="0"/>
                      <w:numId w:val="0"/>
                    </w:numPr>
                    <w:jc w:val="center"/>
                    <w:rPr>
                      <w:b/>
                      <w:szCs w:val="22"/>
                    </w:rPr>
                  </w:pPr>
                  <w:r w:rsidRPr="00AE73D7">
                    <w:rPr>
                      <w:b/>
                      <w:szCs w:val="22"/>
                    </w:rPr>
                    <w:t>Owner</w:t>
                  </w:r>
                </w:p>
              </w:tc>
              <w:tc>
                <w:tcPr>
                  <w:tcW w:w="1081" w:type="dxa"/>
                  <w:tcBorders>
                    <w:bottom w:val="single" w:sz="4" w:space="0" w:color="auto"/>
                  </w:tcBorders>
                  <w:shd w:val="clear" w:color="auto" w:fill="BFBFBF" w:themeFill="background1" w:themeFillShade="BF"/>
                </w:tcPr>
                <w:p w:rsidR="00FC6C1E" w:rsidRPr="00AE73D7" w:rsidRDefault="00FC6C1E" w:rsidP="00FC6C1E">
                  <w:pPr>
                    <w:pStyle w:val="TableText-Bullet"/>
                    <w:numPr>
                      <w:ilvl w:val="0"/>
                      <w:numId w:val="0"/>
                    </w:numPr>
                    <w:jc w:val="center"/>
                    <w:rPr>
                      <w:b/>
                      <w:szCs w:val="22"/>
                    </w:rPr>
                  </w:pPr>
                  <w:r w:rsidRPr="00AE73D7">
                    <w:rPr>
                      <w:b/>
                      <w:szCs w:val="22"/>
                    </w:rPr>
                    <w:t>Status</w:t>
                  </w:r>
                </w:p>
              </w:tc>
              <w:tc>
                <w:tcPr>
                  <w:tcW w:w="2117" w:type="dxa"/>
                  <w:tcBorders>
                    <w:bottom w:val="single" w:sz="4" w:space="0" w:color="auto"/>
                  </w:tcBorders>
                  <w:shd w:val="clear" w:color="auto" w:fill="BFBFBF" w:themeFill="background1" w:themeFillShade="BF"/>
                </w:tcPr>
                <w:p w:rsidR="00FC6C1E" w:rsidRPr="00AE73D7" w:rsidRDefault="00FC6C1E" w:rsidP="00FC6C1E">
                  <w:pPr>
                    <w:pStyle w:val="TableText-Bullet"/>
                    <w:numPr>
                      <w:ilvl w:val="0"/>
                      <w:numId w:val="0"/>
                    </w:numPr>
                    <w:jc w:val="center"/>
                    <w:rPr>
                      <w:b/>
                      <w:szCs w:val="22"/>
                    </w:rPr>
                  </w:pPr>
                  <w:r w:rsidRPr="00AE73D7">
                    <w:rPr>
                      <w:b/>
                      <w:szCs w:val="22"/>
                    </w:rPr>
                    <w:t>Action</w:t>
                  </w:r>
                </w:p>
              </w:tc>
            </w:tr>
            <w:tr w:rsidR="00FC6C1E" w:rsidRPr="00AE73D7" w:rsidTr="001F77B3">
              <w:trPr>
                <w:trHeight w:val="585"/>
              </w:trPr>
              <w:tc>
                <w:tcPr>
                  <w:tcW w:w="562" w:type="dxa"/>
                  <w:tcBorders>
                    <w:top w:val="single" w:sz="4" w:space="0" w:color="auto"/>
                    <w:left w:val="single" w:sz="4" w:space="0" w:color="auto"/>
                    <w:bottom w:val="single" w:sz="4" w:space="0" w:color="auto"/>
                    <w:right w:val="single" w:sz="4" w:space="0" w:color="auto"/>
                  </w:tcBorders>
                </w:tcPr>
                <w:p w:rsidR="00FC6C1E" w:rsidRPr="00AE73D7" w:rsidRDefault="00FC6C1E" w:rsidP="00FC6C1E">
                  <w:pPr>
                    <w:pStyle w:val="TableText-Bullet"/>
                    <w:numPr>
                      <w:ilvl w:val="0"/>
                      <w:numId w:val="0"/>
                    </w:numPr>
                    <w:rPr>
                      <w:sz w:val="18"/>
                      <w:szCs w:val="22"/>
                    </w:rPr>
                  </w:pPr>
                  <w:r>
                    <w:rPr>
                      <w:sz w:val="18"/>
                      <w:szCs w:val="22"/>
                    </w:rPr>
                    <w:t>1</w:t>
                  </w:r>
                </w:p>
              </w:tc>
              <w:tc>
                <w:tcPr>
                  <w:tcW w:w="2769" w:type="dxa"/>
                  <w:tcBorders>
                    <w:top w:val="single" w:sz="4" w:space="0" w:color="auto"/>
                    <w:left w:val="single" w:sz="4" w:space="0" w:color="auto"/>
                    <w:bottom w:val="single" w:sz="4" w:space="0" w:color="auto"/>
                    <w:right w:val="single" w:sz="4" w:space="0" w:color="auto"/>
                  </w:tcBorders>
                </w:tcPr>
                <w:p w:rsidR="00FC6C1E" w:rsidRPr="00AE73D7" w:rsidRDefault="00FC6C1E" w:rsidP="00FC6C1E">
                  <w:pPr>
                    <w:pStyle w:val="TableText-Bullet"/>
                    <w:numPr>
                      <w:ilvl w:val="0"/>
                      <w:numId w:val="0"/>
                    </w:numPr>
                    <w:rPr>
                      <w:sz w:val="18"/>
                      <w:szCs w:val="22"/>
                    </w:rPr>
                  </w:pPr>
                  <w:r w:rsidRPr="00FC6C1E">
                    <w:rPr>
                      <w:sz w:val="18"/>
                      <w:szCs w:val="22"/>
                    </w:rPr>
                    <w:t>How do parked documents affect the Y4 ledger</w:t>
                  </w:r>
                </w:p>
              </w:tc>
              <w:tc>
                <w:tcPr>
                  <w:tcW w:w="1606" w:type="dxa"/>
                  <w:tcBorders>
                    <w:top w:val="single" w:sz="4" w:space="0" w:color="auto"/>
                    <w:left w:val="single" w:sz="4" w:space="0" w:color="auto"/>
                    <w:bottom w:val="single" w:sz="4" w:space="0" w:color="auto"/>
                    <w:right w:val="single" w:sz="4" w:space="0" w:color="auto"/>
                  </w:tcBorders>
                </w:tcPr>
                <w:p w:rsidR="00FC6C1E" w:rsidRPr="00AE73D7" w:rsidRDefault="00FC6C1E" w:rsidP="00FC6C1E">
                  <w:pPr>
                    <w:pStyle w:val="TableText-Bullet"/>
                    <w:numPr>
                      <w:ilvl w:val="0"/>
                      <w:numId w:val="0"/>
                    </w:numPr>
                    <w:rPr>
                      <w:sz w:val="18"/>
                      <w:szCs w:val="22"/>
                    </w:rPr>
                  </w:pPr>
                  <w:r>
                    <w:rPr>
                      <w:sz w:val="18"/>
                      <w:szCs w:val="22"/>
                    </w:rPr>
                    <w:t>GL</w:t>
                  </w:r>
                </w:p>
              </w:tc>
              <w:tc>
                <w:tcPr>
                  <w:tcW w:w="1081" w:type="dxa"/>
                  <w:tcBorders>
                    <w:top w:val="single" w:sz="4" w:space="0" w:color="auto"/>
                    <w:left w:val="single" w:sz="4" w:space="0" w:color="auto"/>
                    <w:bottom w:val="single" w:sz="4" w:space="0" w:color="auto"/>
                    <w:right w:val="single" w:sz="4" w:space="0" w:color="auto"/>
                  </w:tcBorders>
                </w:tcPr>
                <w:p w:rsidR="00FC6C1E" w:rsidRPr="00AE73D7"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rsidR="00FC6C1E" w:rsidRDefault="00FC6C1E" w:rsidP="00FC6C1E">
                  <w:pPr>
                    <w:pStyle w:val="TableText-Bullet"/>
                    <w:numPr>
                      <w:ilvl w:val="0"/>
                      <w:numId w:val="0"/>
                    </w:numPr>
                    <w:rPr>
                      <w:sz w:val="18"/>
                      <w:szCs w:val="22"/>
                    </w:rPr>
                  </w:pPr>
                </w:p>
                <w:p w:rsidR="00FC6C1E" w:rsidRPr="00AE73D7" w:rsidRDefault="00FC6C1E" w:rsidP="00FC6C1E">
                  <w:pPr>
                    <w:pStyle w:val="TableText-Bullet"/>
                    <w:numPr>
                      <w:ilvl w:val="0"/>
                      <w:numId w:val="0"/>
                    </w:numPr>
                    <w:rPr>
                      <w:sz w:val="18"/>
                      <w:szCs w:val="22"/>
                    </w:rPr>
                  </w:pPr>
                </w:p>
              </w:tc>
            </w:tr>
            <w:tr w:rsidR="00FC6C1E" w:rsidTr="001F77B3">
              <w:trPr>
                <w:trHeight w:val="585"/>
              </w:trPr>
              <w:tc>
                <w:tcPr>
                  <w:tcW w:w="562" w:type="dxa"/>
                  <w:tcBorders>
                    <w:top w:val="single" w:sz="4" w:space="0" w:color="auto"/>
                    <w:left w:val="single" w:sz="4" w:space="0" w:color="auto"/>
                    <w:bottom w:val="single" w:sz="4" w:space="0" w:color="auto"/>
                    <w:right w:val="single" w:sz="4" w:space="0" w:color="auto"/>
                  </w:tcBorders>
                </w:tcPr>
                <w:p w:rsidR="00FC6C1E" w:rsidRDefault="00FC6C1E" w:rsidP="00FC6C1E">
                  <w:pPr>
                    <w:pStyle w:val="TableText-Bullet"/>
                    <w:numPr>
                      <w:ilvl w:val="0"/>
                      <w:numId w:val="0"/>
                    </w:numPr>
                    <w:rPr>
                      <w:sz w:val="18"/>
                      <w:szCs w:val="22"/>
                    </w:rPr>
                  </w:pPr>
                  <w:r>
                    <w:rPr>
                      <w:sz w:val="18"/>
                      <w:szCs w:val="22"/>
                    </w:rPr>
                    <w:t>2</w:t>
                  </w:r>
                </w:p>
              </w:tc>
              <w:tc>
                <w:tcPr>
                  <w:tcW w:w="2769" w:type="dxa"/>
                  <w:tcBorders>
                    <w:top w:val="single" w:sz="4" w:space="0" w:color="auto"/>
                    <w:left w:val="single" w:sz="4" w:space="0" w:color="auto"/>
                    <w:bottom w:val="single" w:sz="4" w:space="0" w:color="auto"/>
                    <w:right w:val="single" w:sz="4" w:space="0" w:color="auto"/>
                  </w:tcBorders>
                </w:tcPr>
                <w:p w:rsidR="00FC6C1E" w:rsidRDefault="00FC6C1E" w:rsidP="00FC6C1E">
                  <w:pPr>
                    <w:pStyle w:val="TableText-Bullet"/>
                    <w:numPr>
                      <w:ilvl w:val="0"/>
                      <w:numId w:val="0"/>
                    </w:numPr>
                    <w:rPr>
                      <w:sz w:val="18"/>
                      <w:szCs w:val="22"/>
                    </w:rPr>
                  </w:pPr>
                  <w:r w:rsidRPr="00FC6C1E">
                    <w:rPr>
                      <w:sz w:val="18"/>
                      <w:szCs w:val="22"/>
                    </w:rPr>
                    <w:t>How is error handling handled in CFIN</w:t>
                  </w:r>
                </w:p>
              </w:tc>
              <w:tc>
                <w:tcPr>
                  <w:tcW w:w="1606" w:type="dxa"/>
                  <w:tcBorders>
                    <w:top w:val="single" w:sz="4" w:space="0" w:color="auto"/>
                    <w:left w:val="single" w:sz="4" w:space="0" w:color="auto"/>
                    <w:bottom w:val="single" w:sz="4" w:space="0" w:color="auto"/>
                    <w:right w:val="single" w:sz="4" w:space="0" w:color="auto"/>
                  </w:tcBorders>
                </w:tcPr>
                <w:p w:rsidR="00FC6C1E" w:rsidRDefault="00FC6C1E" w:rsidP="00FC6C1E">
                  <w:pPr>
                    <w:pStyle w:val="TableText-Bullet"/>
                    <w:numPr>
                      <w:ilvl w:val="0"/>
                      <w:numId w:val="0"/>
                    </w:numPr>
                    <w:rPr>
                      <w:sz w:val="18"/>
                      <w:szCs w:val="22"/>
                    </w:rPr>
                  </w:pPr>
                  <w:r>
                    <w:rPr>
                      <w:sz w:val="18"/>
                      <w:szCs w:val="22"/>
                    </w:rPr>
                    <w:t>Data team/GL</w:t>
                  </w:r>
                </w:p>
              </w:tc>
              <w:tc>
                <w:tcPr>
                  <w:tcW w:w="1081" w:type="dxa"/>
                  <w:tcBorders>
                    <w:top w:val="single" w:sz="4" w:space="0" w:color="auto"/>
                    <w:left w:val="single" w:sz="4" w:space="0" w:color="auto"/>
                    <w:bottom w:val="single" w:sz="4" w:space="0" w:color="auto"/>
                    <w:right w:val="single" w:sz="4" w:space="0" w:color="auto"/>
                  </w:tcBorders>
                </w:tcPr>
                <w:p w:rsidR="00FC6C1E"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rsidR="00FC6C1E" w:rsidRDefault="00FC6C1E" w:rsidP="00FC6C1E">
                  <w:pPr>
                    <w:pStyle w:val="TableText-Bullet"/>
                    <w:numPr>
                      <w:ilvl w:val="0"/>
                      <w:numId w:val="0"/>
                    </w:numPr>
                    <w:rPr>
                      <w:sz w:val="18"/>
                      <w:szCs w:val="22"/>
                    </w:rPr>
                  </w:pPr>
                </w:p>
              </w:tc>
            </w:tr>
            <w:tr w:rsidR="00FC6C1E" w:rsidTr="001F77B3">
              <w:trPr>
                <w:trHeight w:val="585"/>
              </w:trPr>
              <w:tc>
                <w:tcPr>
                  <w:tcW w:w="562" w:type="dxa"/>
                  <w:tcBorders>
                    <w:top w:val="single" w:sz="4" w:space="0" w:color="auto"/>
                    <w:left w:val="single" w:sz="4" w:space="0" w:color="auto"/>
                    <w:bottom w:val="single" w:sz="4" w:space="0" w:color="auto"/>
                    <w:right w:val="single" w:sz="4" w:space="0" w:color="auto"/>
                  </w:tcBorders>
                </w:tcPr>
                <w:p w:rsidR="00FC6C1E" w:rsidRDefault="00FC6C1E" w:rsidP="00FC6C1E">
                  <w:pPr>
                    <w:pStyle w:val="TableText-Bullet"/>
                    <w:numPr>
                      <w:ilvl w:val="0"/>
                      <w:numId w:val="0"/>
                    </w:numPr>
                    <w:rPr>
                      <w:sz w:val="18"/>
                      <w:szCs w:val="22"/>
                    </w:rPr>
                  </w:pPr>
                  <w:r>
                    <w:rPr>
                      <w:sz w:val="18"/>
                      <w:szCs w:val="22"/>
                    </w:rPr>
                    <w:t>3</w:t>
                  </w:r>
                </w:p>
              </w:tc>
              <w:tc>
                <w:tcPr>
                  <w:tcW w:w="2769" w:type="dxa"/>
                  <w:tcBorders>
                    <w:top w:val="single" w:sz="4" w:space="0" w:color="auto"/>
                    <w:left w:val="single" w:sz="4" w:space="0" w:color="auto"/>
                    <w:bottom w:val="single" w:sz="4" w:space="0" w:color="auto"/>
                    <w:right w:val="single" w:sz="4" w:space="0" w:color="auto"/>
                  </w:tcBorders>
                </w:tcPr>
                <w:p w:rsidR="00FC6C1E" w:rsidRDefault="00FC6C1E" w:rsidP="00FC6C1E">
                  <w:pPr>
                    <w:pStyle w:val="TableText-Bullet"/>
                    <w:numPr>
                      <w:ilvl w:val="0"/>
                      <w:numId w:val="0"/>
                    </w:numPr>
                    <w:rPr>
                      <w:sz w:val="18"/>
                      <w:szCs w:val="22"/>
                    </w:rPr>
                  </w:pPr>
                  <w:r>
                    <w:rPr>
                      <w:sz w:val="18"/>
                      <w:szCs w:val="22"/>
                    </w:rPr>
                    <w:t>Mappings for YGLOBEA and YGLOBET need to be finalized</w:t>
                  </w:r>
                </w:p>
              </w:tc>
              <w:tc>
                <w:tcPr>
                  <w:tcW w:w="1606" w:type="dxa"/>
                  <w:tcBorders>
                    <w:top w:val="single" w:sz="4" w:space="0" w:color="auto"/>
                    <w:left w:val="single" w:sz="4" w:space="0" w:color="auto"/>
                    <w:bottom w:val="single" w:sz="4" w:space="0" w:color="auto"/>
                    <w:right w:val="single" w:sz="4" w:space="0" w:color="auto"/>
                  </w:tcBorders>
                </w:tcPr>
                <w:p w:rsidR="00FC6C1E" w:rsidRDefault="00FC6C1E" w:rsidP="00FC6C1E">
                  <w:pPr>
                    <w:pStyle w:val="TableText-Bullet"/>
                    <w:numPr>
                      <w:ilvl w:val="0"/>
                      <w:numId w:val="0"/>
                    </w:numPr>
                    <w:rPr>
                      <w:sz w:val="18"/>
                      <w:szCs w:val="22"/>
                    </w:rPr>
                  </w:pPr>
                  <w:r>
                    <w:rPr>
                      <w:sz w:val="18"/>
                      <w:szCs w:val="22"/>
                    </w:rPr>
                    <w:t>Data team/GL</w:t>
                  </w:r>
                </w:p>
              </w:tc>
              <w:tc>
                <w:tcPr>
                  <w:tcW w:w="1081" w:type="dxa"/>
                  <w:tcBorders>
                    <w:top w:val="single" w:sz="4" w:space="0" w:color="auto"/>
                    <w:left w:val="single" w:sz="4" w:space="0" w:color="auto"/>
                    <w:bottom w:val="single" w:sz="4" w:space="0" w:color="auto"/>
                    <w:right w:val="single" w:sz="4" w:space="0" w:color="auto"/>
                  </w:tcBorders>
                </w:tcPr>
                <w:p w:rsidR="00FC6C1E"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rsidR="00FC6C1E" w:rsidRDefault="00FC6C1E" w:rsidP="00FC6C1E">
                  <w:pPr>
                    <w:pStyle w:val="TableText-Bullet"/>
                    <w:numPr>
                      <w:ilvl w:val="0"/>
                      <w:numId w:val="0"/>
                    </w:numPr>
                    <w:rPr>
                      <w:sz w:val="18"/>
                      <w:szCs w:val="22"/>
                    </w:rPr>
                  </w:pPr>
                </w:p>
              </w:tc>
            </w:tr>
            <w:tr w:rsidR="001A7E11" w:rsidTr="001F77B3">
              <w:trPr>
                <w:trHeight w:val="585"/>
              </w:trPr>
              <w:tc>
                <w:tcPr>
                  <w:tcW w:w="562" w:type="dxa"/>
                  <w:tcBorders>
                    <w:top w:val="single" w:sz="4" w:space="0" w:color="auto"/>
                    <w:left w:val="single" w:sz="4" w:space="0" w:color="auto"/>
                    <w:bottom w:val="single" w:sz="4" w:space="0" w:color="auto"/>
                    <w:right w:val="single" w:sz="4" w:space="0" w:color="auto"/>
                  </w:tcBorders>
                </w:tcPr>
                <w:p w:rsidR="001A7E11" w:rsidRDefault="001A7E11" w:rsidP="00FC6C1E">
                  <w:pPr>
                    <w:pStyle w:val="TableText-Bullet"/>
                    <w:numPr>
                      <w:ilvl w:val="0"/>
                      <w:numId w:val="0"/>
                    </w:numPr>
                    <w:rPr>
                      <w:sz w:val="18"/>
                      <w:szCs w:val="22"/>
                    </w:rPr>
                  </w:pPr>
                  <w:r>
                    <w:rPr>
                      <w:sz w:val="18"/>
                      <w:szCs w:val="22"/>
                    </w:rPr>
                    <w:t>4</w:t>
                  </w:r>
                </w:p>
              </w:tc>
              <w:tc>
                <w:tcPr>
                  <w:tcW w:w="2769" w:type="dxa"/>
                  <w:tcBorders>
                    <w:top w:val="single" w:sz="4" w:space="0" w:color="auto"/>
                    <w:left w:val="single" w:sz="4" w:space="0" w:color="auto"/>
                    <w:bottom w:val="single" w:sz="4" w:space="0" w:color="auto"/>
                    <w:right w:val="single" w:sz="4" w:space="0" w:color="auto"/>
                  </w:tcBorders>
                </w:tcPr>
                <w:p w:rsidR="001A7E11" w:rsidRDefault="001A7E11" w:rsidP="00FC6C1E">
                  <w:pPr>
                    <w:pStyle w:val="TableText-Bullet"/>
                    <w:numPr>
                      <w:ilvl w:val="0"/>
                      <w:numId w:val="0"/>
                    </w:numPr>
                    <w:rPr>
                      <w:sz w:val="18"/>
                      <w:szCs w:val="22"/>
                    </w:rPr>
                  </w:pPr>
                  <w:r>
                    <w:rPr>
                      <w:sz w:val="18"/>
                      <w:szCs w:val="22"/>
                    </w:rPr>
                    <w:t>Determine Offset Account for CFIN Postings</w:t>
                  </w:r>
                </w:p>
              </w:tc>
              <w:tc>
                <w:tcPr>
                  <w:tcW w:w="1606" w:type="dxa"/>
                  <w:tcBorders>
                    <w:top w:val="single" w:sz="4" w:space="0" w:color="auto"/>
                    <w:left w:val="single" w:sz="4" w:space="0" w:color="auto"/>
                    <w:bottom w:val="single" w:sz="4" w:space="0" w:color="auto"/>
                    <w:right w:val="single" w:sz="4" w:space="0" w:color="auto"/>
                  </w:tcBorders>
                </w:tcPr>
                <w:p w:rsidR="001A7E11" w:rsidRDefault="001A7E11" w:rsidP="00FC6C1E">
                  <w:pPr>
                    <w:pStyle w:val="TableText-Bullet"/>
                    <w:numPr>
                      <w:ilvl w:val="0"/>
                      <w:numId w:val="0"/>
                    </w:numPr>
                    <w:rPr>
                      <w:sz w:val="18"/>
                      <w:szCs w:val="22"/>
                    </w:rPr>
                  </w:pPr>
                  <w:r>
                    <w:rPr>
                      <w:sz w:val="18"/>
                      <w:szCs w:val="22"/>
                    </w:rPr>
                    <w:t>GL</w:t>
                  </w:r>
                </w:p>
              </w:tc>
              <w:tc>
                <w:tcPr>
                  <w:tcW w:w="1081" w:type="dxa"/>
                  <w:tcBorders>
                    <w:top w:val="single" w:sz="4" w:space="0" w:color="auto"/>
                    <w:left w:val="single" w:sz="4" w:space="0" w:color="auto"/>
                    <w:bottom w:val="single" w:sz="4" w:space="0" w:color="auto"/>
                    <w:right w:val="single" w:sz="4" w:space="0" w:color="auto"/>
                  </w:tcBorders>
                </w:tcPr>
                <w:p w:rsidR="001A7E11" w:rsidRDefault="001A7E11"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rsidR="001A7E11" w:rsidRDefault="001A7E11" w:rsidP="00FC6C1E">
                  <w:pPr>
                    <w:pStyle w:val="TableText-Bullet"/>
                    <w:numPr>
                      <w:ilvl w:val="0"/>
                      <w:numId w:val="0"/>
                    </w:numPr>
                    <w:rPr>
                      <w:sz w:val="18"/>
                      <w:szCs w:val="22"/>
                    </w:rPr>
                  </w:pPr>
                </w:p>
              </w:tc>
            </w:tr>
            <w:tr w:rsidR="005D08E0" w:rsidTr="001F77B3">
              <w:trPr>
                <w:trHeight w:val="585"/>
                <w:ins w:id="99" w:author="Andrew Paradise" w:date="2019-05-01T12:11:00Z"/>
              </w:trPr>
              <w:tc>
                <w:tcPr>
                  <w:tcW w:w="562" w:type="dxa"/>
                  <w:tcBorders>
                    <w:top w:val="single" w:sz="4" w:space="0" w:color="auto"/>
                    <w:left w:val="single" w:sz="4" w:space="0" w:color="auto"/>
                    <w:bottom w:val="single" w:sz="4" w:space="0" w:color="auto"/>
                    <w:right w:val="single" w:sz="4" w:space="0" w:color="auto"/>
                  </w:tcBorders>
                </w:tcPr>
                <w:p w:rsidR="005D08E0" w:rsidRDefault="005D08E0" w:rsidP="00FC6C1E">
                  <w:pPr>
                    <w:pStyle w:val="TableText-Bullet"/>
                    <w:numPr>
                      <w:ilvl w:val="0"/>
                      <w:numId w:val="0"/>
                    </w:numPr>
                    <w:rPr>
                      <w:ins w:id="100" w:author="Andrew Paradise" w:date="2019-05-01T12:11:00Z"/>
                      <w:sz w:val="18"/>
                      <w:szCs w:val="22"/>
                    </w:rPr>
                  </w:pPr>
                  <w:ins w:id="101" w:author="Andrew Paradise" w:date="2019-05-01T12:11:00Z">
                    <w:r>
                      <w:rPr>
                        <w:sz w:val="18"/>
                        <w:szCs w:val="22"/>
                      </w:rPr>
                      <w:t>5</w:t>
                    </w:r>
                  </w:ins>
                </w:p>
              </w:tc>
              <w:tc>
                <w:tcPr>
                  <w:tcW w:w="2769" w:type="dxa"/>
                  <w:tcBorders>
                    <w:top w:val="single" w:sz="4" w:space="0" w:color="auto"/>
                    <w:left w:val="single" w:sz="4" w:space="0" w:color="auto"/>
                    <w:bottom w:val="single" w:sz="4" w:space="0" w:color="auto"/>
                    <w:right w:val="single" w:sz="4" w:space="0" w:color="auto"/>
                  </w:tcBorders>
                </w:tcPr>
                <w:p w:rsidR="005D08E0" w:rsidRDefault="005D08E0" w:rsidP="00FC6C1E">
                  <w:pPr>
                    <w:pStyle w:val="TableText-Bullet"/>
                    <w:numPr>
                      <w:ilvl w:val="0"/>
                      <w:numId w:val="0"/>
                    </w:numPr>
                    <w:rPr>
                      <w:ins w:id="102" w:author="Andrew Paradise" w:date="2019-05-01T12:11:00Z"/>
                      <w:sz w:val="18"/>
                      <w:szCs w:val="22"/>
                    </w:rPr>
                  </w:pPr>
                  <w:ins w:id="103" w:author="Andrew Paradise" w:date="2019-05-01T12:11:00Z">
                    <w:r>
                      <w:rPr>
                        <w:sz w:val="18"/>
                        <w:szCs w:val="22"/>
                      </w:rPr>
                      <w:t>Determine how fields (cost center, profit center) that are not populated on YGLOBEA will be populated in CFIN</w:t>
                    </w:r>
                  </w:ins>
                </w:p>
              </w:tc>
              <w:tc>
                <w:tcPr>
                  <w:tcW w:w="1606" w:type="dxa"/>
                  <w:tcBorders>
                    <w:top w:val="single" w:sz="4" w:space="0" w:color="auto"/>
                    <w:left w:val="single" w:sz="4" w:space="0" w:color="auto"/>
                    <w:bottom w:val="single" w:sz="4" w:space="0" w:color="auto"/>
                    <w:right w:val="single" w:sz="4" w:space="0" w:color="auto"/>
                  </w:tcBorders>
                </w:tcPr>
                <w:p w:rsidR="005D08E0" w:rsidRDefault="005D08E0" w:rsidP="00FC6C1E">
                  <w:pPr>
                    <w:pStyle w:val="TableText-Bullet"/>
                    <w:numPr>
                      <w:ilvl w:val="0"/>
                      <w:numId w:val="0"/>
                    </w:numPr>
                    <w:rPr>
                      <w:ins w:id="104" w:author="Andrew Paradise" w:date="2019-05-01T12:11:00Z"/>
                      <w:sz w:val="18"/>
                      <w:szCs w:val="22"/>
                    </w:rPr>
                  </w:pPr>
                  <w:ins w:id="105" w:author="Andrew Paradise" w:date="2019-05-01T12:12:00Z">
                    <w:r>
                      <w:rPr>
                        <w:sz w:val="18"/>
                        <w:szCs w:val="22"/>
                      </w:rPr>
                      <w:t>GL</w:t>
                    </w:r>
                  </w:ins>
                </w:p>
              </w:tc>
              <w:tc>
                <w:tcPr>
                  <w:tcW w:w="1081" w:type="dxa"/>
                  <w:tcBorders>
                    <w:top w:val="single" w:sz="4" w:space="0" w:color="auto"/>
                    <w:left w:val="single" w:sz="4" w:space="0" w:color="auto"/>
                    <w:bottom w:val="single" w:sz="4" w:space="0" w:color="auto"/>
                    <w:right w:val="single" w:sz="4" w:space="0" w:color="auto"/>
                  </w:tcBorders>
                </w:tcPr>
                <w:p w:rsidR="005D08E0" w:rsidRDefault="005D08E0" w:rsidP="00FC6C1E">
                  <w:pPr>
                    <w:pStyle w:val="TableText-Bullet"/>
                    <w:numPr>
                      <w:ilvl w:val="0"/>
                      <w:numId w:val="0"/>
                    </w:numPr>
                    <w:rPr>
                      <w:ins w:id="106" w:author="Andrew Paradise" w:date="2019-05-01T12:11:00Z"/>
                      <w:sz w:val="18"/>
                      <w:szCs w:val="22"/>
                    </w:rPr>
                  </w:pPr>
                  <w:ins w:id="107" w:author="Andrew Paradise" w:date="2019-05-01T12:12:00Z">
                    <w:r>
                      <w:rPr>
                        <w:sz w:val="18"/>
                        <w:szCs w:val="22"/>
                      </w:rPr>
                      <w:t>Open</w:t>
                    </w:r>
                  </w:ins>
                </w:p>
              </w:tc>
              <w:tc>
                <w:tcPr>
                  <w:tcW w:w="2117" w:type="dxa"/>
                  <w:tcBorders>
                    <w:top w:val="single" w:sz="4" w:space="0" w:color="auto"/>
                    <w:left w:val="single" w:sz="4" w:space="0" w:color="auto"/>
                    <w:bottom w:val="single" w:sz="4" w:space="0" w:color="auto"/>
                    <w:right w:val="single" w:sz="4" w:space="0" w:color="auto"/>
                  </w:tcBorders>
                </w:tcPr>
                <w:p w:rsidR="005D08E0" w:rsidRDefault="005D08E0" w:rsidP="00FC6C1E">
                  <w:pPr>
                    <w:pStyle w:val="TableText-Bullet"/>
                    <w:numPr>
                      <w:ilvl w:val="0"/>
                      <w:numId w:val="0"/>
                    </w:numPr>
                    <w:rPr>
                      <w:ins w:id="108" w:author="Andrew Paradise" w:date="2019-05-01T12:11:00Z"/>
                      <w:sz w:val="18"/>
                      <w:szCs w:val="22"/>
                    </w:rPr>
                  </w:pPr>
                </w:p>
              </w:tc>
            </w:tr>
          </w:tbl>
          <w:p w:rsidR="00FC6C1E" w:rsidRPr="00405EB1" w:rsidRDefault="00FC6C1E" w:rsidP="00FC6C1E">
            <w:pPr>
              <w:pStyle w:val="TableText-Bullet"/>
              <w:numPr>
                <w:ilvl w:val="0"/>
                <w:numId w:val="0"/>
              </w:numPr>
              <w:ind w:left="360" w:hanging="360"/>
              <w:rPr>
                <w:sz w:val="22"/>
                <w:szCs w:val="22"/>
              </w:rPr>
            </w:pPr>
          </w:p>
        </w:tc>
      </w:tr>
    </w:tbl>
    <w:p w:rsidR="008A5A5A" w:rsidRDefault="008A5A5A" w:rsidP="008A5A5A"/>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rsidTr="00995952">
        <w:trPr>
          <w:cantSplit/>
          <w:trHeight w:val="305"/>
        </w:trPr>
        <w:tc>
          <w:tcPr>
            <w:tcW w:w="8706" w:type="dxa"/>
            <w:shd w:val="clear" w:color="auto" w:fill="F2F2F2" w:themeFill="background1" w:themeFillShade="F2"/>
          </w:tcPr>
          <w:p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109" w:name="_Toc532472199"/>
            <w:r>
              <w:rPr>
                <w:rFonts w:ascii="EYInterstate" w:hAnsi="EYInterstate"/>
              </w:rPr>
              <w:t>Business Test Conditions</w:t>
            </w:r>
            <w:bookmarkEnd w:id="109"/>
          </w:p>
        </w:tc>
      </w:tr>
      <w:tr w:rsidR="008A5A5A" w:rsidTr="00995952">
        <w:trPr>
          <w:cantSplit/>
          <w:trHeight w:val="305"/>
        </w:trPr>
        <w:tc>
          <w:tcPr>
            <w:tcW w:w="8706" w:type="dxa"/>
          </w:tcPr>
          <w:p w:rsidR="008A5A5A" w:rsidRPr="00C97E8F" w:rsidRDefault="008A5A5A" w:rsidP="00D16011">
            <w:pPr>
              <w:pStyle w:val="ABLOCKPARA"/>
              <w:rPr>
                <w:i/>
                <w:lang w:val="en-US"/>
              </w:rPr>
            </w:pPr>
          </w:p>
          <w:tbl>
            <w:tblPr>
              <w:tblW w:w="0" w:type="auto"/>
              <w:tblLook w:val="01E0" w:firstRow="1" w:lastRow="1" w:firstColumn="1" w:lastColumn="1" w:noHBand="0" w:noVBand="0"/>
            </w:tblPr>
            <w:tblGrid>
              <w:gridCol w:w="1268"/>
              <w:gridCol w:w="3193"/>
              <w:gridCol w:w="4029"/>
            </w:tblGrid>
            <w:tr w:rsidR="008A5A5A" w:rsidRPr="00D16011" w:rsidTr="00250F8F">
              <w:tc>
                <w:tcPr>
                  <w:tcW w:w="1268" w:type="dxa"/>
                  <w:tcBorders>
                    <w:bottom w:val="single" w:sz="6" w:space="0" w:color="000000" w:themeColor="text1"/>
                  </w:tcBorders>
                  <w:shd w:val="clear" w:color="auto" w:fill="C0C0C0"/>
                </w:tcPr>
                <w:p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Scenario #</w:t>
                  </w:r>
                </w:p>
              </w:tc>
              <w:tc>
                <w:tcPr>
                  <w:tcW w:w="3193" w:type="dxa"/>
                  <w:tcBorders>
                    <w:bottom w:val="single" w:sz="6" w:space="0" w:color="000000" w:themeColor="text1"/>
                  </w:tcBorders>
                  <w:shd w:val="clear" w:color="auto" w:fill="C0C0C0"/>
                </w:tcPr>
                <w:p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Input Selection Criteria</w:t>
                  </w:r>
                </w:p>
              </w:tc>
              <w:tc>
                <w:tcPr>
                  <w:tcW w:w="4029" w:type="dxa"/>
                  <w:tcBorders>
                    <w:bottom w:val="single" w:sz="6" w:space="0" w:color="000000" w:themeColor="text1"/>
                  </w:tcBorders>
                  <w:shd w:val="clear" w:color="auto" w:fill="C0C0C0"/>
                </w:tcPr>
                <w:p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Expected Result</w:t>
                  </w:r>
                </w:p>
              </w:tc>
            </w:tr>
            <w:tr w:rsidR="008A5A5A" w:rsidRPr="00D16011"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8A5A5A" w:rsidRPr="00D16011" w:rsidRDefault="003E02A4" w:rsidP="00D16011">
                  <w:pPr>
                    <w:spacing w:before="10" w:after="10"/>
                    <w:jc w:val="both"/>
                    <w:rPr>
                      <w:snapToGrid w:val="0"/>
                      <w:color w:val="000000"/>
                      <w:sz w:val="22"/>
                      <w:szCs w:val="22"/>
                    </w:rPr>
                  </w:pPr>
                  <w:r>
                    <w:rPr>
                      <w:snapToGrid w:val="0"/>
                      <w:color w:val="000000"/>
                      <w:sz w:val="22"/>
                      <w:szCs w:val="22"/>
                    </w:rPr>
                    <w:t>1</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8A5A5A" w:rsidRPr="00D16011" w:rsidRDefault="003E02A4" w:rsidP="00D16011">
                  <w:pPr>
                    <w:spacing w:before="10" w:after="10"/>
                    <w:jc w:val="both"/>
                    <w:rPr>
                      <w:snapToGrid w:val="0"/>
                      <w:color w:val="000000"/>
                      <w:sz w:val="22"/>
                      <w:szCs w:val="22"/>
                    </w:rPr>
                  </w:pPr>
                  <w:r>
                    <w:rPr>
                      <w:snapToGrid w:val="0"/>
                      <w:color w:val="000000"/>
                      <w:sz w:val="22"/>
                      <w:szCs w:val="22"/>
                    </w:rPr>
                    <w:t>Positive Test: Load one asset, one revenue, one expense line item</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8A5A5A" w:rsidRPr="00D16011" w:rsidRDefault="003E02A4" w:rsidP="00D16011">
                  <w:pPr>
                    <w:spacing w:before="10" w:after="10"/>
                    <w:jc w:val="both"/>
                    <w:rPr>
                      <w:snapToGrid w:val="0"/>
                      <w:color w:val="000000"/>
                      <w:sz w:val="22"/>
                      <w:szCs w:val="22"/>
                    </w:rPr>
                  </w:pPr>
                  <w:r>
                    <w:rPr>
                      <w:snapToGrid w:val="0"/>
                      <w:color w:val="000000"/>
                      <w:sz w:val="22"/>
                      <w:szCs w:val="22"/>
                    </w:rPr>
                    <w:t>3 successful documents with their offsetting entries calculated should post to CFIN</w:t>
                  </w:r>
                </w:p>
              </w:tc>
            </w:tr>
            <w:tr w:rsidR="008A5A5A" w:rsidRPr="00D16011"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8A5A5A" w:rsidRPr="00D16011" w:rsidRDefault="003E02A4" w:rsidP="00D16011">
                  <w:pPr>
                    <w:spacing w:before="10" w:after="10"/>
                    <w:jc w:val="both"/>
                    <w:rPr>
                      <w:snapToGrid w:val="0"/>
                      <w:color w:val="000000"/>
                      <w:sz w:val="22"/>
                      <w:szCs w:val="22"/>
                    </w:rPr>
                  </w:pPr>
                  <w:r>
                    <w:rPr>
                      <w:snapToGrid w:val="0"/>
                      <w:color w:val="000000"/>
                      <w:sz w:val="22"/>
                      <w:szCs w:val="22"/>
                    </w:rPr>
                    <w:t>2</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8A5A5A" w:rsidRPr="00D16011" w:rsidRDefault="003E02A4" w:rsidP="00250F8F">
                  <w:pPr>
                    <w:spacing w:before="10" w:after="10"/>
                    <w:jc w:val="both"/>
                    <w:rPr>
                      <w:snapToGrid w:val="0"/>
                      <w:color w:val="000000"/>
                      <w:sz w:val="22"/>
                      <w:szCs w:val="22"/>
                    </w:rPr>
                  </w:pPr>
                  <w:r>
                    <w:rPr>
                      <w:snapToGrid w:val="0"/>
                      <w:color w:val="000000"/>
                      <w:sz w:val="22"/>
                      <w:szCs w:val="22"/>
                    </w:rPr>
                    <w:t>Negative test: Load a line item that has no mapping</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8A5A5A" w:rsidRPr="00D16011" w:rsidRDefault="003E02A4" w:rsidP="00D16011">
                  <w:pPr>
                    <w:spacing w:before="10" w:after="10"/>
                    <w:jc w:val="both"/>
                    <w:rPr>
                      <w:snapToGrid w:val="0"/>
                      <w:color w:val="000000"/>
                      <w:sz w:val="22"/>
                      <w:szCs w:val="22"/>
                    </w:rPr>
                  </w:pPr>
                  <w:r>
                    <w:rPr>
                      <w:snapToGrid w:val="0"/>
                      <w:color w:val="000000"/>
                      <w:sz w:val="22"/>
                      <w:szCs w:val="22"/>
                    </w:rPr>
                    <w:t>Should error out during conversion process and error handling process should be followed</w:t>
                  </w:r>
                </w:p>
              </w:tc>
            </w:tr>
            <w:tr w:rsidR="00250F8F" w:rsidRPr="00D16011"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250F8F" w:rsidRPr="00D16011" w:rsidRDefault="003E02A4" w:rsidP="00250F8F">
                  <w:pPr>
                    <w:spacing w:before="10" w:after="10"/>
                    <w:jc w:val="both"/>
                    <w:rPr>
                      <w:snapToGrid w:val="0"/>
                      <w:color w:val="000000"/>
                      <w:sz w:val="22"/>
                      <w:szCs w:val="22"/>
                    </w:rPr>
                  </w:pPr>
                  <w:r>
                    <w:rPr>
                      <w:snapToGrid w:val="0"/>
                      <w:color w:val="000000"/>
                      <w:sz w:val="22"/>
                      <w:szCs w:val="22"/>
                    </w:rPr>
                    <w:t>3</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827246" w:rsidRPr="00D16011" w:rsidRDefault="003E02A4" w:rsidP="00250F8F">
                  <w:pPr>
                    <w:spacing w:before="10" w:after="10"/>
                    <w:jc w:val="both"/>
                    <w:rPr>
                      <w:snapToGrid w:val="0"/>
                      <w:color w:val="000000"/>
                      <w:sz w:val="22"/>
                      <w:szCs w:val="22"/>
                    </w:rPr>
                  </w:pPr>
                  <w:r>
                    <w:rPr>
                      <w:snapToGrid w:val="0"/>
                      <w:color w:val="000000"/>
                      <w:sz w:val="22"/>
                      <w:szCs w:val="22"/>
                    </w:rPr>
                    <w:t>Negative test 2: load a line item with a mapping to a non existent CFIN object</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250F8F" w:rsidRPr="00D16011" w:rsidRDefault="003E02A4" w:rsidP="00250F8F">
                  <w:pPr>
                    <w:spacing w:before="10" w:after="10"/>
                    <w:jc w:val="both"/>
                    <w:rPr>
                      <w:snapToGrid w:val="0"/>
                      <w:color w:val="000000"/>
                      <w:sz w:val="22"/>
                      <w:szCs w:val="22"/>
                    </w:rPr>
                  </w:pPr>
                  <w:r>
                    <w:rPr>
                      <w:snapToGrid w:val="0"/>
                      <w:color w:val="000000"/>
                      <w:sz w:val="22"/>
                      <w:szCs w:val="22"/>
                    </w:rPr>
                    <w:t>Should error out during posting and that error handling process should be followed</w:t>
                  </w:r>
                </w:p>
              </w:tc>
            </w:tr>
            <w:tr w:rsidR="00E95748" w:rsidRPr="00D16011"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E95748" w:rsidRDefault="003E02A4" w:rsidP="00250F8F">
                  <w:pPr>
                    <w:spacing w:before="10" w:after="10"/>
                    <w:jc w:val="both"/>
                    <w:rPr>
                      <w:snapToGrid w:val="0"/>
                      <w:color w:val="000000"/>
                      <w:sz w:val="22"/>
                      <w:szCs w:val="22"/>
                    </w:rPr>
                  </w:pPr>
                  <w:r>
                    <w:rPr>
                      <w:snapToGrid w:val="0"/>
                      <w:color w:val="000000"/>
                      <w:sz w:val="22"/>
                      <w:szCs w:val="22"/>
                    </w:rPr>
                    <w:t>4</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E95748" w:rsidRDefault="003E02A4" w:rsidP="00250F8F">
                  <w:pPr>
                    <w:spacing w:before="10" w:after="10"/>
                    <w:jc w:val="both"/>
                    <w:rPr>
                      <w:snapToGrid w:val="0"/>
                      <w:color w:val="000000"/>
                      <w:sz w:val="22"/>
                      <w:szCs w:val="22"/>
                    </w:rPr>
                  </w:pPr>
                  <w:r>
                    <w:rPr>
                      <w:snapToGrid w:val="0"/>
                      <w:color w:val="000000"/>
                      <w:sz w:val="22"/>
                      <w:szCs w:val="22"/>
                    </w:rPr>
                    <w:t>Full test: End to End process should be tested, batch job run, line items converted, offset line items created, postings to CFIN made</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E95748" w:rsidRDefault="003E02A4" w:rsidP="00250F8F">
                  <w:pPr>
                    <w:spacing w:before="10" w:after="10"/>
                    <w:jc w:val="both"/>
                    <w:rPr>
                      <w:snapToGrid w:val="0"/>
                      <w:color w:val="000000"/>
                      <w:sz w:val="22"/>
                      <w:szCs w:val="22"/>
                    </w:rPr>
                  </w:pPr>
                  <w:r>
                    <w:rPr>
                      <w:snapToGrid w:val="0"/>
                      <w:color w:val="000000"/>
                      <w:sz w:val="22"/>
                      <w:szCs w:val="22"/>
                    </w:rPr>
                    <w:t>1 days worth of transactions should post to CFIN and a reconciliation should be successful</w:t>
                  </w:r>
                </w:p>
              </w:tc>
            </w:tr>
            <w:tr w:rsidR="00E95748" w:rsidRPr="00D16011"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E95748" w:rsidRDefault="00EB5351" w:rsidP="00250F8F">
                  <w:pPr>
                    <w:spacing w:before="10" w:after="10"/>
                    <w:jc w:val="both"/>
                    <w:rPr>
                      <w:snapToGrid w:val="0"/>
                      <w:color w:val="000000"/>
                      <w:sz w:val="22"/>
                      <w:szCs w:val="22"/>
                    </w:rPr>
                  </w:pPr>
                  <w:r>
                    <w:rPr>
                      <w:snapToGrid w:val="0"/>
                      <w:color w:val="000000"/>
                      <w:sz w:val="22"/>
                      <w:szCs w:val="22"/>
                    </w:rPr>
                    <w:t>5</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E95748" w:rsidRDefault="00EB5351" w:rsidP="00250F8F">
                  <w:pPr>
                    <w:spacing w:before="10" w:after="10"/>
                    <w:jc w:val="both"/>
                    <w:rPr>
                      <w:snapToGrid w:val="0"/>
                      <w:color w:val="000000"/>
                      <w:sz w:val="22"/>
                      <w:szCs w:val="22"/>
                    </w:rPr>
                  </w:pPr>
                  <w:r>
                    <w:rPr>
                      <w:snapToGrid w:val="0"/>
                      <w:color w:val="000000"/>
                      <w:sz w:val="22"/>
                      <w:szCs w:val="22"/>
                    </w:rPr>
                    <w:t>Initial Load Full Test:  End to End process for initial Load</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rsidR="00E95748" w:rsidRDefault="00EB5351" w:rsidP="00250F8F">
                  <w:pPr>
                    <w:spacing w:before="10" w:after="10"/>
                    <w:jc w:val="both"/>
                    <w:rPr>
                      <w:snapToGrid w:val="0"/>
                      <w:color w:val="000000"/>
                      <w:sz w:val="22"/>
                      <w:szCs w:val="22"/>
                    </w:rPr>
                  </w:pPr>
                  <w:r>
                    <w:rPr>
                      <w:snapToGrid w:val="0"/>
                      <w:color w:val="000000"/>
                      <w:sz w:val="22"/>
                      <w:szCs w:val="22"/>
                    </w:rPr>
                    <w:t>Initial load should post to CFIN and a reconciliation should be successful.</w:t>
                  </w:r>
                </w:p>
              </w:tc>
            </w:tr>
          </w:tbl>
          <w:p w:rsidR="008A5A5A" w:rsidRPr="00405EB1" w:rsidRDefault="008A5A5A" w:rsidP="00F309FE">
            <w:pPr>
              <w:pStyle w:val="TableText0"/>
              <w:keepNext/>
              <w:rPr>
                <w:noProof w:val="0"/>
                <w:sz w:val="22"/>
                <w:szCs w:val="22"/>
              </w:rPr>
            </w:pPr>
          </w:p>
        </w:tc>
      </w:tr>
    </w:tbl>
    <w:p w:rsidR="008F2A09" w:rsidRPr="008A5A5A" w:rsidRDefault="008F2A09" w:rsidP="008A5A5A"/>
    <w:sectPr w:rsidR="008F2A09" w:rsidRPr="008A5A5A" w:rsidSect="00F10A56">
      <w:headerReference w:type="default" r:id="rId19"/>
      <w:footerReference w:type="default" r:id="rId20"/>
      <w:pgSz w:w="11906" w:h="16838" w:code="9"/>
      <w:pgMar w:top="1531" w:right="1531" w:bottom="1191" w:left="1531"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tephen A Biernesser" w:date="2019-04-09T14:42:00Z" w:initials="SAB">
    <w:p w:rsidR="005E1FCB" w:rsidRDefault="005E1FCB">
      <w:pPr>
        <w:pStyle w:val="CommentText"/>
      </w:pPr>
      <w:r>
        <w:rPr>
          <w:rStyle w:val="CommentReference"/>
        </w:rPr>
        <w:annotationRef/>
      </w:r>
      <w:r>
        <w:t>What is this field supposed to be?</w:t>
      </w:r>
    </w:p>
  </w:comment>
  <w:comment w:id="2" w:author="Andrew Paradise" w:date="2019-04-22T18:05:00Z" w:initials="AP">
    <w:p w:rsidR="00CD0CC1" w:rsidRDefault="00CD0CC1">
      <w:pPr>
        <w:pStyle w:val="CommentText"/>
      </w:pPr>
      <w:r>
        <w:rPr>
          <w:rStyle w:val="CommentReference"/>
        </w:rPr>
        <w:annotationRef/>
      </w:r>
      <w:r>
        <w:t>Updated to be inline with inbound interfaces</w:t>
      </w:r>
    </w:p>
  </w:comment>
  <w:comment w:id="3" w:author="Stephen A Biernesser" w:date="2019-04-09T14:42:00Z" w:initials="SAB">
    <w:p w:rsidR="005E1FCB" w:rsidRDefault="005E1FCB">
      <w:pPr>
        <w:pStyle w:val="CommentText"/>
      </w:pPr>
      <w:r>
        <w:rPr>
          <w:rStyle w:val="CommentReference"/>
        </w:rPr>
        <w:annotationRef/>
      </w:r>
      <w:r>
        <w:t>Is this right?</w:t>
      </w:r>
    </w:p>
  </w:comment>
  <w:comment w:id="5" w:author="Meghana Saraf" w:date="2019-04-29T20:02:00Z" w:initials="MS">
    <w:p w:rsidR="006E2BE0" w:rsidRDefault="006E2BE0">
      <w:pPr>
        <w:pStyle w:val="CommentText"/>
      </w:pPr>
      <w:r>
        <w:rPr>
          <w:rStyle w:val="CommentReference"/>
        </w:rPr>
        <w:annotationRef/>
      </w:r>
    </w:p>
    <w:p w:rsidR="006E2BE0" w:rsidRDefault="00F021DA">
      <w:pPr>
        <w:pStyle w:val="CommentText"/>
      </w:pPr>
      <w:r>
        <w:rPr>
          <w:rFonts w:cs="Arial"/>
          <w:b/>
          <w:color w:val="000000" w:themeColor="text1"/>
          <w:lang w:eastAsia="en-US"/>
        </w:rPr>
        <w:pict w14:anchorId="0C1AC2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6pt;height:.6pt" o:ole="" strokeweight="0">
            <v:stroke endcap="round"/>
            <v:imagedata r:id="rId1" o:title=""/>
            <v:path shadowok="f" fillok="f" insetpenok="f"/>
            <o:lock v:ext="edit" rotation="t" verticies="t" text="t" shapetype="t"/>
            <o:ink i="AAC=&#10;" annotation="t"/>
          </v:shape>
        </w:pict>
      </w:r>
    </w:p>
  </w:comment>
  <w:comment w:id="9" w:author="Stephen A Biernesser" w:date="2019-04-09T14:43:00Z" w:initials="SAB">
    <w:p w:rsidR="005E1FCB" w:rsidRDefault="005E1FCB">
      <w:pPr>
        <w:pStyle w:val="CommentText"/>
      </w:pPr>
      <w:r>
        <w:rPr>
          <w:rStyle w:val="CommentReference"/>
        </w:rPr>
        <w:annotationRef/>
      </w:r>
      <w:r>
        <w:t>Who owns the sign off for this</w:t>
      </w:r>
    </w:p>
  </w:comment>
  <w:comment w:id="10" w:author="Meghana Saraf" w:date="2019-04-29T20:03:00Z" w:initials="MS">
    <w:p w:rsidR="006E2BE0" w:rsidRDefault="006E2BE0">
      <w:pPr>
        <w:pStyle w:val="CommentText"/>
      </w:pPr>
      <w:r>
        <w:rPr>
          <w:rStyle w:val="CommentReference"/>
        </w:rPr>
        <w:annotationRef/>
      </w:r>
      <w:r>
        <w:t>Carly and Missy</w:t>
      </w:r>
    </w:p>
  </w:comment>
  <w:comment w:id="15" w:author="Stephen A Biernesser" w:date="2019-04-22T14:58:00Z" w:initials="SAB">
    <w:p w:rsidR="00CD7110" w:rsidRDefault="00CD7110">
      <w:pPr>
        <w:pStyle w:val="CommentText"/>
      </w:pPr>
      <w:r>
        <w:rPr>
          <w:rStyle w:val="CommentReference"/>
        </w:rPr>
        <w:annotationRef/>
      </w:r>
      <w:r>
        <w:t>Double check if these are the only ones, check Y4 assignments</w:t>
      </w:r>
    </w:p>
  </w:comment>
  <w:comment w:id="18" w:author="Stephen A Biernesser" w:date="2019-04-09T17:02:00Z" w:initials="SAB">
    <w:p w:rsidR="00FE6C29" w:rsidRDefault="00FE6C29">
      <w:pPr>
        <w:pStyle w:val="CommentText"/>
      </w:pPr>
      <w:r>
        <w:rPr>
          <w:rStyle w:val="CommentReference"/>
        </w:rPr>
        <w:annotationRef/>
      </w:r>
      <w:r>
        <w:t>Hyperlink to the exact section</w:t>
      </w:r>
    </w:p>
  </w:comment>
  <w:comment w:id="22" w:author="Stephen A Biernesser" w:date="2019-04-21T22:55:00Z" w:initials="SAB">
    <w:p w:rsidR="00B518A6" w:rsidRDefault="00B518A6">
      <w:pPr>
        <w:pStyle w:val="CommentText"/>
      </w:pPr>
      <w:r>
        <w:rPr>
          <w:rStyle w:val="CommentReference"/>
        </w:rPr>
        <w:annotationRef/>
      </w:r>
      <w:r>
        <w:t>Check if this is midnight</w:t>
      </w:r>
    </w:p>
  </w:comment>
  <w:comment w:id="23" w:author="Meghana Saraf" w:date="2019-04-29T20:04:00Z" w:initials="MS">
    <w:p w:rsidR="006E2BE0" w:rsidRDefault="006E2BE0">
      <w:pPr>
        <w:pStyle w:val="CommentText"/>
      </w:pPr>
      <w:r>
        <w:rPr>
          <w:rStyle w:val="CommentReference"/>
        </w:rPr>
        <w:annotationRef/>
      </w:r>
      <w:r>
        <w:t xml:space="preserve">Why midnight? </w:t>
      </w:r>
    </w:p>
  </w:comment>
  <w:comment w:id="24" w:author="Andrew Paradise" w:date="2019-04-30T16:47:00Z" w:initials="AP">
    <w:p w:rsidR="00EC4B82" w:rsidRDefault="00EC4B82">
      <w:pPr>
        <w:pStyle w:val="CommentText"/>
      </w:pPr>
      <w:r>
        <w:rPr>
          <w:rStyle w:val="CommentReference"/>
        </w:rPr>
        <w:annotationRef/>
      </w:r>
      <w:r>
        <w:t>Midnight to ensure we capture all postings for the day</w:t>
      </w:r>
    </w:p>
  </w:comment>
  <w:comment w:id="25" w:author="Stephen A Biernesser" w:date="2019-04-09T19:53:00Z" w:initials="SAB">
    <w:p w:rsidR="00581FD2" w:rsidRDefault="00581FD2">
      <w:pPr>
        <w:pStyle w:val="CommentText"/>
      </w:pPr>
      <w:r>
        <w:rPr>
          <w:rStyle w:val="CommentReference"/>
        </w:rPr>
        <w:annotationRef/>
      </w:r>
      <w:r>
        <w:t>Checked in RE2, no document with a line item in an account greater than 99999999</w:t>
      </w:r>
      <w:r w:rsidR="002C1DAC">
        <w:t xml:space="preserve"> had a posting to an account that was less than 99999999 aka no posting crosses the threshold.</w:t>
      </w:r>
    </w:p>
  </w:comment>
  <w:comment w:id="29" w:author="Stephen A Biernesser" w:date="2019-04-21T22:56:00Z" w:initials="SAB">
    <w:p w:rsidR="00B518A6" w:rsidRDefault="00B518A6">
      <w:pPr>
        <w:pStyle w:val="CommentText"/>
      </w:pPr>
      <w:r>
        <w:rPr>
          <w:rStyle w:val="CommentReference"/>
        </w:rPr>
        <w:annotationRef/>
      </w:r>
      <w:r>
        <w:t>Needs fully filled out</w:t>
      </w:r>
    </w:p>
  </w:comment>
  <w:comment w:id="30" w:author="Andrew Paradise" w:date="2019-04-22T18:03:00Z" w:initials="AP">
    <w:p w:rsidR="00CD0CC1" w:rsidRDefault="00CD0CC1">
      <w:pPr>
        <w:pStyle w:val="CommentText"/>
      </w:pPr>
      <w:r>
        <w:rPr>
          <w:rStyle w:val="CommentReference"/>
        </w:rPr>
        <w:annotationRef/>
      </w:r>
      <w:r>
        <w:t>Updated, but has open items</w:t>
      </w:r>
    </w:p>
  </w:comment>
  <w:comment w:id="31" w:author="Meghana Saraf" w:date="2019-04-30T13:08:00Z" w:initials="MS">
    <w:p w:rsidR="00080976" w:rsidRDefault="00080976">
      <w:pPr>
        <w:pStyle w:val="CommentText"/>
      </w:pPr>
      <w:r>
        <w:rPr>
          <w:rStyle w:val="CommentReference"/>
        </w:rPr>
        <w:annotationRef/>
      </w:r>
      <w:r>
        <w:t xml:space="preserve">What are the fields that are not </w:t>
      </w:r>
      <w:r w:rsidR="0030480D">
        <w:t>populated in the table? How do we plan to default?</w:t>
      </w:r>
    </w:p>
  </w:comment>
  <w:comment w:id="79" w:author="Stephen A Biernesser" w:date="2019-04-21T23:03:00Z" w:initials="SAB">
    <w:p w:rsidR="00DA05CA" w:rsidRDefault="00DA05CA">
      <w:pPr>
        <w:pStyle w:val="CommentText"/>
      </w:pPr>
      <w:r>
        <w:rPr>
          <w:rStyle w:val="CommentReference"/>
        </w:rPr>
        <w:annotationRef/>
      </w:r>
      <w:r>
        <w:t>Need to identify exact account</w:t>
      </w:r>
    </w:p>
  </w:comment>
  <w:comment w:id="80" w:author="Stephen A Biernesser" w:date="2019-04-22T15:21:00Z" w:initials="SAB">
    <w:p w:rsidR="00BD3CAA" w:rsidRDefault="00BD3CAA">
      <w:pPr>
        <w:pStyle w:val="CommentText"/>
      </w:pPr>
      <w:r>
        <w:rPr>
          <w:rStyle w:val="CommentReference"/>
        </w:rPr>
        <w:annotationRef/>
      </w:r>
      <w:r>
        <w:t>With updates to excel file need to update the number</w:t>
      </w:r>
    </w:p>
  </w:comment>
  <w:comment w:id="81" w:author="Andrew Paradise" w:date="2019-04-22T18:02:00Z" w:initials="AP">
    <w:p w:rsidR="00CD0CC1" w:rsidRDefault="00CD0CC1">
      <w:pPr>
        <w:pStyle w:val="CommentText"/>
      </w:pPr>
      <w:r>
        <w:rPr>
          <w:rStyle w:val="CommentReference"/>
        </w:rPr>
        <w:annotationRef/>
      </w:r>
      <w:r>
        <w:t>Will update number once final mapping is set.</w:t>
      </w:r>
    </w:p>
  </w:comment>
  <w:comment w:id="82" w:author="Stephen A Biernesser" w:date="2019-04-22T15:23:00Z" w:initials="SAB">
    <w:p w:rsidR="00BD3CAA" w:rsidRDefault="00BD3CAA">
      <w:pPr>
        <w:pStyle w:val="CommentText"/>
      </w:pPr>
      <w:r>
        <w:rPr>
          <w:rStyle w:val="CommentReference"/>
        </w:rPr>
        <w:annotationRef/>
      </w:r>
      <w:r>
        <w:t>Need this excel file added, same as above</w:t>
      </w:r>
    </w:p>
  </w:comment>
  <w:comment w:id="86" w:author="Stephen A Biernesser" w:date="2019-04-22T15:27:00Z" w:initials="SAB">
    <w:p w:rsidR="00935DC9" w:rsidRDefault="00935DC9">
      <w:pPr>
        <w:pStyle w:val="CommentText"/>
      </w:pPr>
      <w:r>
        <w:rPr>
          <w:rStyle w:val="CommentReference"/>
        </w:rPr>
        <w:annotationRef/>
      </w:r>
      <w:r>
        <w:t>Need to update this once we know how the posting actually occurs</w:t>
      </w:r>
    </w:p>
  </w:comment>
  <w:comment w:id="95" w:author="Stephen A Biernesser" w:date="2019-04-21T23:41:00Z" w:initials="SAB">
    <w:p w:rsidR="00375496" w:rsidRDefault="00375496">
      <w:pPr>
        <w:pStyle w:val="CommentText"/>
      </w:pPr>
      <w:r>
        <w:rPr>
          <w:rStyle w:val="CommentReference"/>
        </w:rPr>
        <w:annotationRef/>
      </w:r>
      <w:r>
        <w:t>This assumes BODS is used to load.  Although likely I don’t know if its technically approved.</w:t>
      </w:r>
    </w:p>
  </w:comment>
  <w:comment w:id="96" w:author="Stephen A Biernesser" w:date="2019-04-21T23:41:00Z" w:initials="SAB">
    <w:p w:rsidR="00375496" w:rsidRDefault="00375496">
      <w:pPr>
        <w:pStyle w:val="CommentText"/>
      </w:pPr>
      <w:r>
        <w:rPr>
          <w:rStyle w:val="CommentReference"/>
        </w:rPr>
        <w:annotationRef/>
      </w:r>
      <w:r>
        <w:t>Since it doesn’t use AIF this will be a whole new process.  Need Surinder to give us the program name we are gonna use to see how this works, is it IDOC resolution, what happens here.</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21DA" w:rsidRDefault="00F021DA">
      <w:r>
        <w:separator/>
      </w:r>
    </w:p>
  </w:endnote>
  <w:endnote w:type="continuationSeparator" w:id="0">
    <w:p w:rsidR="00F021DA" w:rsidRDefault="00F02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EYInterstate">
    <w:panose1 w:val="02000503020000020004"/>
    <w:charset w:val="00"/>
    <w:family w:val="auto"/>
    <w:pitch w:val="variable"/>
    <w:sig w:usb0="800002AF" w:usb1="5000204A"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Siemens Sans">
    <w:altName w:val="Times New Roman"/>
    <w:charset w:val="00"/>
    <w:family w:val="auto"/>
    <w:pitch w:val="variable"/>
    <w:sig w:usb0="00000001" w:usb1="0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Siemens Serif Semibold">
    <w:altName w:val="Times New Roman"/>
    <w:charset w:val="00"/>
    <w:family w:val="auto"/>
    <w:pitch w:val="variable"/>
    <w:sig w:usb0="00000001" w:usb1="0000204B" w:usb2="00000000" w:usb3="00000000" w:csb0="00000093"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SO Univers Light">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EYInterstate Regular">
    <w:panose1 w:val="02000503020000020004"/>
    <w:charset w:val="00"/>
    <w:family w:val="auto"/>
    <w:pitch w:val="variable"/>
    <w:sig w:usb0="A00002AF" w:usb1="5000206A" w:usb2="00000000" w:usb3="00000000" w:csb0="0000009F" w:csb1="00000000"/>
  </w:font>
  <w:font w:name="CG Times (W1)">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0C" w:rsidRDefault="0098430C" w:rsidP="006412A3">
    <w:pPr>
      <w:pStyle w:val="Footer"/>
      <w:pBdr>
        <w:top w:val="single" w:sz="8" w:space="0" w:color="auto"/>
      </w:pBdr>
      <w:tabs>
        <w:tab w:val="right" w:pos="9360"/>
      </w:tabs>
      <w:rPr>
        <w:rFonts w:ascii="Arial" w:hAnsi="Arial" w:cs="Arial"/>
        <w:b w:val="0"/>
        <w:noProof/>
        <w:sz w:val="20"/>
        <w:szCs w:val="20"/>
      </w:rPr>
    </w:pPr>
    <w:r w:rsidRPr="006412A3">
      <w:rPr>
        <w:rFonts w:ascii="Arial" w:hAnsi="Arial" w:cs="Arial"/>
        <w:b w:val="0"/>
        <w:sz w:val="20"/>
        <w:szCs w:val="20"/>
      </w:rPr>
      <w:t>Version 1.0</w:t>
    </w:r>
    <w:r w:rsidRPr="006412A3">
      <w:rPr>
        <w:rFonts w:ascii="Arial" w:hAnsi="Arial" w:cs="Arial"/>
        <w:b w:val="0"/>
        <w:sz w:val="20"/>
        <w:szCs w:val="20"/>
      </w:rPr>
      <w:tab/>
      <w:t xml:space="preserve">Page </w:t>
    </w:r>
    <w:r w:rsidRPr="006412A3">
      <w:rPr>
        <w:rFonts w:ascii="Arial" w:hAnsi="Arial" w:cs="Arial"/>
        <w:b w:val="0"/>
        <w:sz w:val="20"/>
        <w:szCs w:val="20"/>
      </w:rPr>
      <w:fldChar w:fldCharType="begin"/>
    </w:r>
    <w:r w:rsidRPr="006412A3">
      <w:rPr>
        <w:rFonts w:ascii="Arial" w:hAnsi="Arial" w:cs="Arial"/>
        <w:b w:val="0"/>
        <w:sz w:val="20"/>
        <w:szCs w:val="20"/>
      </w:rPr>
      <w:instrText xml:space="preserve"> PAGE </w:instrText>
    </w:r>
    <w:r w:rsidRPr="006412A3">
      <w:rPr>
        <w:rFonts w:ascii="Arial" w:hAnsi="Arial" w:cs="Arial"/>
        <w:b w:val="0"/>
        <w:sz w:val="20"/>
        <w:szCs w:val="20"/>
      </w:rPr>
      <w:fldChar w:fldCharType="separate"/>
    </w:r>
    <w:r w:rsidR="003120A5">
      <w:rPr>
        <w:rFonts w:ascii="Arial" w:hAnsi="Arial" w:cs="Arial"/>
        <w:b w:val="0"/>
        <w:noProof/>
        <w:sz w:val="20"/>
        <w:szCs w:val="20"/>
      </w:rPr>
      <w:t>1</w:t>
    </w:r>
    <w:r w:rsidRPr="006412A3">
      <w:rPr>
        <w:rFonts w:ascii="Arial" w:hAnsi="Arial" w:cs="Arial"/>
        <w:b w:val="0"/>
        <w:sz w:val="20"/>
        <w:szCs w:val="20"/>
      </w:rPr>
      <w:fldChar w:fldCharType="end"/>
    </w:r>
    <w:r w:rsidRPr="006412A3">
      <w:rPr>
        <w:rFonts w:ascii="Arial" w:hAnsi="Arial" w:cs="Arial"/>
        <w:b w:val="0"/>
        <w:sz w:val="20"/>
        <w:szCs w:val="20"/>
      </w:rPr>
      <w:t xml:space="preserve"> of </w:t>
    </w:r>
    <w:r w:rsidRPr="006412A3">
      <w:rPr>
        <w:rFonts w:ascii="Arial" w:hAnsi="Arial" w:cs="Arial"/>
        <w:b w:val="0"/>
        <w:sz w:val="20"/>
        <w:szCs w:val="20"/>
      </w:rPr>
      <w:fldChar w:fldCharType="begin"/>
    </w:r>
    <w:r w:rsidRPr="006412A3">
      <w:rPr>
        <w:rFonts w:ascii="Arial" w:hAnsi="Arial" w:cs="Arial"/>
        <w:b w:val="0"/>
        <w:sz w:val="20"/>
        <w:szCs w:val="20"/>
      </w:rPr>
      <w:instrText xml:space="preserve"> NUMPAGES </w:instrText>
    </w:r>
    <w:r w:rsidRPr="006412A3">
      <w:rPr>
        <w:rFonts w:ascii="Arial" w:hAnsi="Arial" w:cs="Arial"/>
        <w:b w:val="0"/>
        <w:sz w:val="20"/>
        <w:szCs w:val="20"/>
      </w:rPr>
      <w:fldChar w:fldCharType="separate"/>
    </w:r>
    <w:r w:rsidR="003120A5">
      <w:rPr>
        <w:rFonts w:ascii="Arial" w:hAnsi="Arial" w:cs="Arial"/>
        <w:b w:val="0"/>
        <w:noProof/>
        <w:sz w:val="20"/>
        <w:szCs w:val="20"/>
      </w:rPr>
      <w:t>9</w:t>
    </w:r>
    <w:r w:rsidRPr="006412A3">
      <w:rPr>
        <w:rFonts w:ascii="Arial" w:hAnsi="Arial" w:cs="Arial"/>
        <w:b w:val="0"/>
        <w:sz w:val="20"/>
        <w:szCs w:val="20"/>
      </w:rPr>
      <w:fldChar w:fldCharType="end"/>
    </w:r>
    <w:r w:rsidRPr="006412A3">
      <w:rPr>
        <w:rFonts w:ascii="Arial" w:hAnsi="Arial" w:cs="Arial"/>
        <w:b w:val="0"/>
        <w:sz w:val="20"/>
        <w:szCs w:val="20"/>
      </w:rPr>
      <w:tab/>
    </w:r>
    <w:r w:rsidRPr="006412A3">
      <w:rPr>
        <w:rFonts w:ascii="Arial" w:hAnsi="Arial" w:cs="Arial"/>
        <w:b w:val="0"/>
        <w:sz w:val="20"/>
        <w:szCs w:val="20"/>
      </w:rPr>
      <w:fldChar w:fldCharType="begin"/>
    </w:r>
    <w:r w:rsidRPr="006412A3">
      <w:rPr>
        <w:rFonts w:ascii="Arial" w:hAnsi="Arial" w:cs="Arial"/>
        <w:b w:val="0"/>
        <w:sz w:val="20"/>
        <w:szCs w:val="20"/>
      </w:rPr>
      <w:instrText xml:space="preserve"> FILENAME </w:instrText>
    </w:r>
    <w:r w:rsidRPr="006412A3">
      <w:rPr>
        <w:rFonts w:ascii="Arial" w:hAnsi="Arial" w:cs="Arial"/>
        <w:b w:val="0"/>
        <w:sz w:val="20"/>
        <w:szCs w:val="20"/>
      </w:rPr>
      <w:fldChar w:fldCharType="separate"/>
    </w:r>
  </w:p>
  <w:p w:rsidR="0098430C" w:rsidRPr="006412A3" w:rsidRDefault="0098430C" w:rsidP="006412A3">
    <w:pPr>
      <w:pStyle w:val="Footer"/>
      <w:pBdr>
        <w:top w:val="single" w:sz="8" w:space="0" w:color="auto"/>
      </w:pBdr>
      <w:tabs>
        <w:tab w:val="right" w:pos="9360"/>
      </w:tabs>
      <w:rPr>
        <w:rFonts w:ascii="Arial" w:hAnsi="Arial" w:cs="Arial"/>
        <w:b w:val="0"/>
        <w:sz w:val="20"/>
        <w:szCs w:val="20"/>
      </w:rPr>
    </w:pPr>
    <w:r w:rsidRPr="006412A3">
      <w:rPr>
        <w:rFonts w:ascii="Arial" w:hAnsi="Arial" w:cs="Arial"/>
        <w:b w:val="0"/>
        <w:sz w:val="20"/>
        <w:szCs w:val="20"/>
      </w:rPr>
      <w:fldChar w:fldCharType="end"/>
    </w:r>
  </w:p>
  <w:p w:rsidR="0098430C" w:rsidRPr="006412A3" w:rsidRDefault="0098430C" w:rsidP="006412A3">
    <w:pPr>
      <w:pStyle w:val="Footer"/>
      <w:pBdr>
        <w:top w:val="single" w:sz="8" w:space="0" w:color="auto"/>
      </w:pBdr>
      <w:tabs>
        <w:tab w:val="right" w:pos="9360"/>
      </w:tabs>
      <w:rPr>
        <w:rFonts w:ascii="Arial" w:hAnsi="Arial" w:cs="Arial"/>
        <w:b w:val="0"/>
        <w:sz w:val="20"/>
        <w:szCs w:val="20"/>
      </w:rPr>
    </w:pPr>
    <w:r w:rsidRPr="006412A3">
      <w:rPr>
        <w:rFonts w:ascii="Arial" w:hAnsi="Arial" w:cs="Arial"/>
        <w:b w:val="0"/>
        <w:sz w:val="20"/>
        <w:szCs w:val="20"/>
      </w:rPr>
      <w:tab/>
    </w:r>
    <w:r w:rsidRPr="006412A3">
      <w:rPr>
        <w:rFonts w:ascii="Arial" w:hAnsi="Arial" w:cs="Arial"/>
        <w:b w:val="0"/>
        <w:sz w:val="20"/>
        <w:szCs w:val="20"/>
      </w:rPr>
      <w:tab/>
      <w:t xml:space="preserve"> </w:t>
    </w:r>
  </w:p>
  <w:p w:rsidR="0098430C" w:rsidRPr="006412A3" w:rsidRDefault="0098430C">
    <w:pPr>
      <w:pStyle w:val="Footer"/>
      <w:rPr>
        <w:rFonts w:ascii="Arial" w:hAnsi="Arial" w:cs="Arial"/>
        <w:b w:val="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21DA" w:rsidRDefault="00F021DA">
      <w:r>
        <w:separator/>
      </w:r>
    </w:p>
  </w:footnote>
  <w:footnote w:type="continuationSeparator" w:id="0">
    <w:p w:rsidR="00F021DA" w:rsidRDefault="00F021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30C" w:rsidRDefault="0098430C" w:rsidP="00744B01">
    <w:pPr>
      <w:pStyle w:val="Header"/>
      <w:jc w:val="right"/>
    </w:pPr>
    <w:r>
      <w:rPr>
        <w:noProof/>
        <w:lang w:eastAsia="ko-KR"/>
      </w:rPr>
      <w:drawing>
        <wp:inline distT="0" distB="0" distL="0" distR="0" wp14:anchorId="45184397" wp14:editId="4EE5CF12">
          <wp:extent cx="1245769" cy="456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teva logo.jpg"/>
                  <pic:cNvPicPr/>
                </pic:nvPicPr>
                <pic:blipFill>
                  <a:blip r:embed="rId1">
                    <a:extLst>
                      <a:ext uri="{28A0092B-C50C-407E-A947-70E740481C1C}">
                        <a14:useLocalDpi xmlns:a14="http://schemas.microsoft.com/office/drawing/2010/main" val="0"/>
                      </a:ext>
                    </a:extLst>
                  </a:blip>
                  <a:stretch>
                    <a:fillRect/>
                  </a:stretch>
                </pic:blipFill>
                <pic:spPr>
                  <a:xfrm>
                    <a:off x="0" y="0"/>
                    <a:ext cx="1253534" cy="45941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F3AF3D6"/>
    <w:lvl w:ilvl="0">
      <w:start w:val="1"/>
      <w:numFmt w:val="decimal"/>
      <w:pStyle w:val="Heading1"/>
      <w:lvlText w:val="%1"/>
      <w:legacy w:legacy="1" w:legacySpace="284" w:legacyIndent="0"/>
      <w:lvlJc w:val="right"/>
    </w:lvl>
    <w:lvl w:ilvl="1">
      <w:start w:val="1"/>
      <w:numFmt w:val="decimal"/>
      <w:pStyle w:val="Heading2"/>
      <w:lvlText w:val="%1.%2"/>
      <w:legacy w:legacy="1" w:legacySpace="284" w:legacyIndent="0"/>
      <w:lvlJc w:val="right"/>
    </w:lvl>
    <w:lvl w:ilvl="2">
      <w:start w:val="1"/>
      <w:numFmt w:val="decimal"/>
      <w:pStyle w:val="Heading3"/>
      <w:lvlText w:val="%1.%2.%3"/>
      <w:legacy w:legacy="1" w:legacySpace="284" w:legacyIndent="0"/>
      <w:lvlJc w:val="right"/>
    </w:lvl>
    <w:lvl w:ilvl="3">
      <w:start w:val="1"/>
      <w:numFmt w:val="decimal"/>
      <w:pStyle w:val="Heading4"/>
      <w:lvlText w:val="%1.%2.%3.%4"/>
      <w:legacy w:legacy="1" w:legacySpace="284" w:legacyIndent="0"/>
      <w:lvlJc w:val="right"/>
    </w:lvl>
    <w:lvl w:ilvl="4">
      <w:start w:val="1"/>
      <w:numFmt w:val="decimal"/>
      <w:pStyle w:val="Heading5"/>
      <w:lvlText w:val="%1.%2.%3.%4.%5"/>
      <w:legacy w:legacy="1" w:legacySpace="284" w:legacyIndent="0"/>
      <w:lvlJc w:val="righ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C82B03"/>
    <w:multiLevelType w:val="multilevel"/>
    <w:tmpl w:val="CDB29BA8"/>
    <w:lvl w:ilvl="0">
      <w:start w:val="1"/>
      <w:numFmt w:val="decimal"/>
      <w:pStyle w:val="TOC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654878"/>
    <w:multiLevelType w:val="singleLevel"/>
    <w:tmpl w:val="17EE4FBC"/>
    <w:lvl w:ilvl="0">
      <w:start w:val="1"/>
      <w:numFmt w:val="bullet"/>
      <w:pStyle w:val="Bullet2"/>
      <w:lvlText w:val=""/>
      <w:lvlJc w:val="left"/>
      <w:pPr>
        <w:tabs>
          <w:tab w:val="num" w:pos="567"/>
        </w:tabs>
        <w:ind w:left="567" w:hanging="567"/>
      </w:pPr>
      <w:rPr>
        <w:rFonts w:ascii="Wingdings" w:hAnsi="Wingdings"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AAC25E7"/>
    <w:multiLevelType w:val="hybridMultilevel"/>
    <w:tmpl w:val="18A6F4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F2A4D61"/>
    <w:multiLevelType w:val="singleLevel"/>
    <w:tmpl w:val="37562C1C"/>
    <w:lvl w:ilvl="0">
      <w:start w:val="1"/>
      <w:numFmt w:val="bullet"/>
      <w:pStyle w:val="bullet"/>
      <w:lvlText w:val=""/>
      <w:lvlJc w:val="left"/>
      <w:pPr>
        <w:tabs>
          <w:tab w:val="num" w:pos="360"/>
        </w:tabs>
        <w:ind w:left="360" w:hanging="360"/>
      </w:pPr>
      <w:rPr>
        <w:rFonts w:ascii="Symbol" w:hAnsi="Symbol" w:hint="default"/>
        <w:b/>
        <w:i w:val="0"/>
      </w:rPr>
    </w:lvl>
  </w:abstractNum>
  <w:abstractNum w:abstractNumId="5" w15:restartNumberingAfterBreak="0">
    <w:nsid w:val="1FBE711F"/>
    <w:multiLevelType w:val="hybridMultilevel"/>
    <w:tmpl w:val="B172DF88"/>
    <w:lvl w:ilvl="0" w:tplc="7714A8F0">
      <w:start w:val="1"/>
      <w:numFmt w:val="bullet"/>
      <w:pStyle w:val="TableText-Bullet"/>
      <w:lvlText w:val="▪"/>
      <w:lvlJc w:val="left"/>
      <w:pPr>
        <w:tabs>
          <w:tab w:val="num" w:pos="360"/>
        </w:tabs>
        <w:ind w:left="360" w:hanging="360"/>
      </w:pPr>
      <w:rPr>
        <w:rFonts w:ascii="Palatino Linotype" w:hAnsi="Palatino Linotype" w:hint="default"/>
        <w:sz w:val="24"/>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4395FC3"/>
    <w:multiLevelType w:val="hybridMultilevel"/>
    <w:tmpl w:val="05D2BD54"/>
    <w:lvl w:ilvl="0" w:tplc="7CB0D4A8">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0C0231"/>
    <w:multiLevelType w:val="hybridMultilevel"/>
    <w:tmpl w:val="638A1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905F9"/>
    <w:multiLevelType w:val="singleLevel"/>
    <w:tmpl w:val="C47A02FE"/>
    <w:lvl w:ilvl="0">
      <w:start w:val="1"/>
      <w:numFmt w:val="bullet"/>
      <w:pStyle w:val="DelBullets"/>
      <w:lvlText w:val=""/>
      <w:lvlJc w:val="left"/>
      <w:pPr>
        <w:tabs>
          <w:tab w:val="num" w:pos="643"/>
        </w:tabs>
        <w:ind w:left="643" w:hanging="360"/>
      </w:pPr>
      <w:rPr>
        <w:rFonts w:ascii="Symbol" w:hAnsi="Symbol" w:hint="default"/>
      </w:rPr>
    </w:lvl>
  </w:abstractNum>
  <w:abstractNum w:abstractNumId="9" w15:restartNumberingAfterBreak="0">
    <w:nsid w:val="4A8524D1"/>
    <w:multiLevelType w:val="hybridMultilevel"/>
    <w:tmpl w:val="E5046718"/>
    <w:lvl w:ilvl="0" w:tplc="6E1EF790">
      <w:start w:val="1"/>
      <w:numFmt w:val="bullet"/>
      <w:pStyle w:val="ListBullet"/>
      <w:lvlText w:val=""/>
      <w:lvlJc w:val="left"/>
      <w:pPr>
        <w:tabs>
          <w:tab w:val="num" w:pos="360"/>
        </w:tabs>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37E6170"/>
    <w:multiLevelType w:val="hybridMultilevel"/>
    <w:tmpl w:val="E7BA868C"/>
    <w:lvl w:ilvl="0" w:tplc="1122A684">
      <w:start w:val="1"/>
      <w:numFmt w:val="decimal"/>
      <w:lvlText w:val="%1"/>
      <w:lvlJc w:val="left"/>
      <w:pPr>
        <w:ind w:left="720" w:hanging="360"/>
      </w:pPr>
      <w:rPr>
        <w:rFonts w:ascii="EYInterstate" w:hAnsi="EYInterstate"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A2633B"/>
    <w:multiLevelType w:val="hybridMultilevel"/>
    <w:tmpl w:val="1292A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667FA3"/>
    <w:multiLevelType w:val="hybridMultilevel"/>
    <w:tmpl w:val="DC1216BA"/>
    <w:lvl w:ilvl="0" w:tplc="34D2C604">
      <w:start w:val="1"/>
      <w:numFmt w:val="bullet"/>
      <w:pStyle w:val="Copybullet"/>
      <w:lvlText w:val=""/>
      <w:lvlJc w:val="left"/>
      <w:pPr>
        <w:tabs>
          <w:tab w:val="num" w:pos="227"/>
        </w:tabs>
        <w:ind w:left="227" w:hanging="227"/>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2EA6F5F"/>
    <w:multiLevelType w:val="hybridMultilevel"/>
    <w:tmpl w:val="9A22A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C25A82"/>
    <w:multiLevelType w:val="hybridMultilevel"/>
    <w:tmpl w:val="FFFA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2B32EC"/>
    <w:multiLevelType w:val="hybridMultilevel"/>
    <w:tmpl w:val="A0F67AD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7F6F1CAC"/>
    <w:multiLevelType w:val="hybridMultilevel"/>
    <w:tmpl w:val="D4F68E12"/>
    <w:lvl w:ilvl="0" w:tplc="E96C5428">
      <w:start w:val="1"/>
      <w:numFmt w:val="bullet"/>
      <w:pStyle w:val="StyleHeading1TCCC-Heading1berschrift1aHeadline1Headline1"/>
      <w:lvlText w:val=""/>
      <w:lvlJc w:val="left"/>
      <w:pPr>
        <w:tabs>
          <w:tab w:val="num" w:pos="397"/>
        </w:tabs>
        <w:ind w:left="397" w:hanging="397"/>
      </w:pPr>
      <w:rPr>
        <w:rFonts w:ascii="Wingdings 2" w:hAnsi="Wingdings 2" w:hint="default"/>
        <w:b w:val="0"/>
        <w:i w:val="0"/>
        <w:sz w:val="24"/>
        <w:szCs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2"/>
  </w:num>
  <w:num w:numId="3">
    <w:abstractNumId w:val="2"/>
  </w:num>
  <w:num w:numId="4">
    <w:abstractNumId w:val="0"/>
  </w:num>
  <w:num w:numId="5">
    <w:abstractNumId w:val="4"/>
  </w:num>
  <w:num w:numId="6">
    <w:abstractNumId w:val="9"/>
  </w:num>
  <w:num w:numId="7">
    <w:abstractNumId w:val="1"/>
  </w:num>
  <w:num w:numId="8">
    <w:abstractNumId w:val="5"/>
  </w:num>
  <w:num w:numId="9">
    <w:abstractNumId w:val="8"/>
  </w:num>
  <w:num w:numId="10">
    <w:abstractNumId w:val="10"/>
  </w:num>
  <w:num w:numId="11">
    <w:abstractNumId w:val="3"/>
  </w:num>
  <w:num w:numId="12">
    <w:abstractNumId w:val="6"/>
  </w:num>
  <w:num w:numId="13">
    <w:abstractNumId w:val="14"/>
  </w:num>
  <w:num w:numId="14">
    <w:abstractNumId w:val="13"/>
  </w:num>
  <w:num w:numId="15">
    <w:abstractNumId w:val="11"/>
  </w:num>
  <w:num w:numId="16">
    <w:abstractNumId w:val="15"/>
  </w:num>
  <w:num w:numId="17">
    <w:abstractNumId w:val="7"/>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phen A Biernesser">
    <w15:presenceInfo w15:providerId="AD" w15:userId="S-1-5-21-3814449816-1147414744-3287126245-554397"/>
  </w15:person>
  <w15:person w15:author="Andrew Paradise">
    <w15:presenceInfo w15:providerId="AD" w15:userId="S-1-5-21-3814449816-1147414744-3287126245-604238"/>
  </w15:person>
  <w15:person w15:author="Meghana Saraf">
    <w15:presenceInfo w15:providerId="AD" w15:userId="S-1-5-21-3814449816-1147414744-3287126245-4514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autoHyphenation/>
  <w:hyphenationZone w:val="425"/>
  <w:characterSpacingControl w:val="doNotCompress"/>
  <w:hdrShapeDefaults>
    <o:shapedefaults v:ext="edit" spidmax="2049">
      <o:colormru v:ext="edit" colors="#ddd,#a0b6c0,#cad6da,#949eaa,#afb4be,#d0d3da,#f90,#900"/>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ExMrU0NbU0NjA1MDFR0lEKTi0uzszPAykwqgUAOBI0XiwAAAA="/>
  </w:docVars>
  <w:rsids>
    <w:rsidRoot w:val="00F2641D"/>
    <w:rsid w:val="00000306"/>
    <w:rsid w:val="000026C7"/>
    <w:rsid w:val="00002766"/>
    <w:rsid w:val="00002D69"/>
    <w:rsid w:val="00002DBA"/>
    <w:rsid w:val="00003577"/>
    <w:rsid w:val="00003DCD"/>
    <w:rsid w:val="00003FEC"/>
    <w:rsid w:val="000042A4"/>
    <w:rsid w:val="000048ED"/>
    <w:rsid w:val="00005345"/>
    <w:rsid w:val="00005C1E"/>
    <w:rsid w:val="00006578"/>
    <w:rsid w:val="00006A2D"/>
    <w:rsid w:val="00010B54"/>
    <w:rsid w:val="00010EC9"/>
    <w:rsid w:val="00013113"/>
    <w:rsid w:val="0001429A"/>
    <w:rsid w:val="00014758"/>
    <w:rsid w:val="0001646D"/>
    <w:rsid w:val="00016FC0"/>
    <w:rsid w:val="00020654"/>
    <w:rsid w:val="0002160D"/>
    <w:rsid w:val="00021EC8"/>
    <w:rsid w:val="000240CF"/>
    <w:rsid w:val="000254EB"/>
    <w:rsid w:val="000258B2"/>
    <w:rsid w:val="00025ABC"/>
    <w:rsid w:val="000279E4"/>
    <w:rsid w:val="00031AF0"/>
    <w:rsid w:val="00032573"/>
    <w:rsid w:val="000333EB"/>
    <w:rsid w:val="00033BC4"/>
    <w:rsid w:val="00041112"/>
    <w:rsid w:val="0004249D"/>
    <w:rsid w:val="000434BC"/>
    <w:rsid w:val="000436CE"/>
    <w:rsid w:val="00043BC6"/>
    <w:rsid w:val="00044AA8"/>
    <w:rsid w:val="0004529B"/>
    <w:rsid w:val="0004572D"/>
    <w:rsid w:val="00046FC8"/>
    <w:rsid w:val="00050123"/>
    <w:rsid w:val="0005087B"/>
    <w:rsid w:val="00050D33"/>
    <w:rsid w:val="0005211D"/>
    <w:rsid w:val="000538FC"/>
    <w:rsid w:val="000539B2"/>
    <w:rsid w:val="00053FCC"/>
    <w:rsid w:val="00053FEB"/>
    <w:rsid w:val="000540FF"/>
    <w:rsid w:val="00054107"/>
    <w:rsid w:val="00055DC7"/>
    <w:rsid w:val="000567BD"/>
    <w:rsid w:val="00056846"/>
    <w:rsid w:val="00057DFA"/>
    <w:rsid w:val="000600BE"/>
    <w:rsid w:val="000606FC"/>
    <w:rsid w:val="00061D95"/>
    <w:rsid w:val="0006210F"/>
    <w:rsid w:val="000627FC"/>
    <w:rsid w:val="00063F20"/>
    <w:rsid w:val="000641A3"/>
    <w:rsid w:val="00064607"/>
    <w:rsid w:val="00064C0C"/>
    <w:rsid w:val="00071A36"/>
    <w:rsid w:val="00071FAB"/>
    <w:rsid w:val="000725CA"/>
    <w:rsid w:val="000737C5"/>
    <w:rsid w:val="0007392D"/>
    <w:rsid w:val="000754B8"/>
    <w:rsid w:val="0007595D"/>
    <w:rsid w:val="00075B60"/>
    <w:rsid w:val="00075DC7"/>
    <w:rsid w:val="00080976"/>
    <w:rsid w:val="00083A41"/>
    <w:rsid w:val="00083EB0"/>
    <w:rsid w:val="00083EF2"/>
    <w:rsid w:val="00084705"/>
    <w:rsid w:val="0008517C"/>
    <w:rsid w:val="000867EB"/>
    <w:rsid w:val="00090A27"/>
    <w:rsid w:val="00090C12"/>
    <w:rsid w:val="0009143D"/>
    <w:rsid w:val="00091505"/>
    <w:rsid w:val="00092691"/>
    <w:rsid w:val="000928B9"/>
    <w:rsid w:val="0009365E"/>
    <w:rsid w:val="00094F5C"/>
    <w:rsid w:val="000A093A"/>
    <w:rsid w:val="000A0C00"/>
    <w:rsid w:val="000A30D2"/>
    <w:rsid w:val="000A3240"/>
    <w:rsid w:val="000A3419"/>
    <w:rsid w:val="000A4682"/>
    <w:rsid w:val="000A4B42"/>
    <w:rsid w:val="000A4C5C"/>
    <w:rsid w:val="000A72CF"/>
    <w:rsid w:val="000B1A73"/>
    <w:rsid w:val="000B1FEC"/>
    <w:rsid w:val="000B3007"/>
    <w:rsid w:val="000B537B"/>
    <w:rsid w:val="000B5C44"/>
    <w:rsid w:val="000B5CCA"/>
    <w:rsid w:val="000B5F63"/>
    <w:rsid w:val="000C0CC7"/>
    <w:rsid w:val="000C1EA7"/>
    <w:rsid w:val="000C3C66"/>
    <w:rsid w:val="000C5E86"/>
    <w:rsid w:val="000C61D4"/>
    <w:rsid w:val="000C6313"/>
    <w:rsid w:val="000D03C5"/>
    <w:rsid w:val="000D08EF"/>
    <w:rsid w:val="000D0F77"/>
    <w:rsid w:val="000D35B4"/>
    <w:rsid w:val="000D37C3"/>
    <w:rsid w:val="000D66B5"/>
    <w:rsid w:val="000E1437"/>
    <w:rsid w:val="000E1F58"/>
    <w:rsid w:val="000E3975"/>
    <w:rsid w:val="000E6D53"/>
    <w:rsid w:val="000F16CE"/>
    <w:rsid w:val="000F222E"/>
    <w:rsid w:val="000F2CEC"/>
    <w:rsid w:val="000F2F69"/>
    <w:rsid w:val="000F38C7"/>
    <w:rsid w:val="000F5587"/>
    <w:rsid w:val="000F5B0D"/>
    <w:rsid w:val="000F6031"/>
    <w:rsid w:val="000F66B5"/>
    <w:rsid w:val="000F69CF"/>
    <w:rsid w:val="00100579"/>
    <w:rsid w:val="001017B5"/>
    <w:rsid w:val="0010262E"/>
    <w:rsid w:val="00103C5C"/>
    <w:rsid w:val="00104823"/>
    <w:rsid w:val="0010773E"/>
    <w:rsid w:val="00110067"/>
    <w:rsid w:val="001100BC"/>
    <w:rsid w:val="001109A1"/>
    <w:rsid w:val="00111BE7"/>
    <w:rsid w:val="00112F40"/>
    <w:rsid w:val="00115381"/>
    <w:rsid w:val="00115E30"/>
    <w:rsid w:val="00116157"/>
    <w:rsid w:val="00116590"/>
    <w:rsid w:val="001165B8"/>
    <w:rsid w:val="001224F2"/>
    <w:rsid w:val="00124F4E"/>
    <w:rsid w:val="0012591C"/>
    <w:rsid w:val="00125DD6"/>
    <w:rsid w:val="00126B19"/>
    <w:rsid w:val="0013102A"/>
    <w:rsid w:val="0013270A"/>
    <w:rsid w:val="00132DDF"/>
    <w:rsid w:val="00133174"/>
    <w:rsid w:val="0013341C"/>
    <w:rsid w:val="00133D2D"/>
    <w:rsid w:val="001342AF"/>
    <w:rsid w:val="00134511"/>
    <w:rsid w:val="00134A4B"/>
    <w:rsid w:val="00136245"/>
    <w:rsid w:val="00136A12"/>
    <w:rsid w:val="0013782D"/>
    <w:rsid w:val="00141C47"/>
    <w:rsid w:val="00142464"/>
    <w:rsid w:val="00142880"/>
    <w:rsid w:val="00142CD8"/>
    <w:rsid w:val="00143A7A"/>
    <w:rsid w:val="001508C3"/>
    <w:rsid w:val="0015124E"/>
    <w:rsid w:val="00151398"/>
    <w:rsid w:val="001519D5"/>
    <w:rsid w:val="00152A44"/>
    <w:rsid w:val="00153C4C"/>
    <w:rsid w:val="00155884"/>
    <w:rsid w:val="00160FD7"/>
    <w:rsid w:val="00162138"/>
    <w:rsid w:val="00163279"/>
    <w:rsid w:val="0016523D"/>
    <w:rsid w:val="00166A2E"/>
    <w:rsid w:val="00172861"/>
    <w:rsid w:val="00172CF8"/>
    <w:rsid w:val="001746D4"/>
    <w:rsid w:val="0017623A"/>
    <w:rsid w:val="00176E61"/>
    <w:rsid w:val="001801AC"/>
    <w:rsid w:val="001808F9"/>
    <w:rsid w:val="00181B3F"/>
    <w:rsid w:val="00182230"/>
    <w:rsid w:val="001838BB"/>
    <w:rsid w:val="00183A77"/>
    <w:rsid w:val="001841D1"/>
    <w:rsid w:val="001853F5"/>
    <w:rsid w:val="00185933"/>
    <w:rsid w:val="00186238"/>
    <w:rsid w:val="00186F45"/>
    <w:rsid w:val="001878E5"/>
    <w:rsid w:val="00187C7C"/>
    <w:rsid w:val="00191E80"/>
    <w:rsid w:val="00193A2E"/>
    <w:rsid w:val="001944F8"/>
    <w:rsid w:val="00194E48"/>
    <w:rsid w:val="0019500A"/>
    <w:rsid w:val="0019587D"/>
    <w:rsid w:val="001961F6"/>
    <w:rsid w:val="00196D88"/>
    <w:rsid w:val="001A1355"/>
    <w:rsid w:val="001A182E"/>
    <w:rsid w:val="001A3FF0"/>
    <w:rsid w:val="001A7E11"/>
    <w:rsid w:val="001B0C74"/>
    <w:rsid w:val="001B2F33"/>
    <w:rsid w:val="001B3DA9"/>
    <w:rsid w:val="001B48F5"/>
    <w:rsid w:val="001B6C03"/>
    <w:rsid w:val="001B6CE4"/>
    <w:rsid w:val="001C3A9A"/>
    <w:rsid w:val="001C5494"/>
    <w:rsid w:val="001C7080"/>
    <w:rsid w:val="001C7647"/>
    <w:rsid w:val="001C7E62"/>
    <w:rsid w:val="001D12C2"/>
    <w:rsid w:val="001D1BFE"/>
    <w:rsid w:val="001D1CF4"/>
    <w:rsid w:val="001D2179"/>
    <w:rsid w:val="001D3AB8"/>
    <w:rsid w:val="001D40CA"/>
    <w:rsid w:val="001D4E78"/>
    <w:rsid w:val="001D6171"/>
    <w:rsid w:val="001D715E"/>
    <w:rsid w:val="001D7DE1"/>
    <w:rsid w:val="001E2AE7"/>
    <w:rsid w:val="001E2C6A"/>
    <w:rsid w:val="001E3274"/>
    <w:rsid w:val="001E416F"/>
    <w:rsid w:val="001E4221"/>
    <w:rsid w:val="001E4B9E"/>
    <w:rsid w:val="001E5027"/>
    <w:rsid w:val="001E51CA"/>
    <w:rsid w:val="001E6DD9"/>
    <w:rsid w:val="001F62DC"/>
    <w:rsid w:val="001F62DE"/>
    <w:rsid w:val="001F7D6E"/>
    <w:rsid w:val="002000D1"/>
    <w:rsid w:val="0020034D"/>
    <w:rsid w:val="00200971"/>
    <w:rsid w:val="00201473"/>
    <w:rsid w:val="0020300A"/>
    <w:rsid w:val="0020333B"/>
    <w:rsid w:val="00204129"/>
    <w:rsid w:val="002050E9"/>
    <w:rsid w:val="00205851"/>
    <w:rsid w:val="00205C21"/>
    <w:rsid w:val="002074F8"/>
    <w:rsid w:val="00210840"/>
    <w:rsid w:val="00210CC8"/>
    <w:rsid w:val="00210F43"/>
    <w:rsid w:val="002115F3"/>
    <w:rsid w:val="002137F1"/>
    <w:rsid w:val="0021503C"/>
    <w:rsid w:val="002162A6"/>
    <w:rsid w:val="002170A2"/>
    <w:rsid w:val="00217E60"/>
    <w:rsid w:val="00220A97"/>
    <w:rsid w:val="00225097"/>
    <w:rsid w:val="00227665"/>
    <w:rsid w:val="00230B18"/>
    <w:rsid w:val="00230D18"/>
    <w:rsid w:val="0023109A"/>
    <w:rsid w:val="00231818"/>
    <w:rsid w:val="00232135"/>
    <w:rsid w:val="002326EA"/>
    <w:rsid w:val="00232F08"/>
    <w:rsid w:val="002347F1"/>
    <w:rsid w:val="002358C5"/>
    <w:rsid w:val="00236A34"/>
    <w:rsid w:val="00237976"/>
    <w:rsid w:val="00237F6D"/>
    <w:rsid w:val="00240996"/>
    <w:rsid w:val="0024516B"/>
    <w:rsid w:val="002456D2"/>
    <w:rsid w:val="00246532"/>
    <w:rsid w:val="00247066"/>
    <w:rsid w:val="00250F8F"/>
    <w:rsid w:val="00253001"/>
    <w:rsid w:val="0025420B"/>
    <w:rsid w:val="00254FBA"/>
    <w:rsid w:val="00260B6B"/>
    <w:rsid w:val="0026298D"/>
    <w:rsid w:val="00263EB9"/>
    <w:rsid w:val="00265889"/>
    <w:rsid w:val="0026641A"/>
    <w:rsid w:val="0026691C"/>
    <w:rsid w:val="00267BA5"/>
    <w:rsid w:val="00271B55"/>
    <w:rsid w:val="00271C21"/>
    <w:rsid w:val="0027248B"/>
    <w:rsid w:val="00272B32"/>
    <w:rsid w:val="00272BAC"/>
    <w:rsid w:val="00272DBC"/>
    <w:rsid w:val="00274444"/>
    <w:rsid w:val="00274501"/>
    <w:rsid w:val="002752A9"/>
    <w:rsid w:val="00276E37"/>
    <w:rsid w:val="00277EF6"/>
    <w:rsid w:val="00280BFB"/>
    <w:rsid w:val="00283AB5"/>
    <w:rsid w:val="00285971"/>
    <w:rsid w:val="002911D6"/>
    <w:rsid w:val="00291FEE"/>
    <w:rsid w:val="00292BE5"/>
    <w:rsid w:val="00293275"/>
    <w:rsid w:val="00294785"/>
    <w:rsid w:val="002957C9"/>
    <w:rsid w:val="002961D6"/>
    <w:rsid w:val="002963E5"/>
    <w:rsid w:val="002A00B5"/>
    <w:rsid w:val="002A28B2"/>
    <w:rsid w:val="002A40AD"/>
    <w:rsid w:val="002A4862"/>
    <w:rsid w:val="002A57BD"/>
    <w:rsid w:val="002A57D7"/>
    <w:rsid w:val="002A60F0"/>
    <w:rsid w:val="002A69AE"/>
    <w:rsid w:val="002B2098"/>
    <w:rsid w:val="002B2598"/>
    <w:rsid w:val="002B25A0"/>
    <w:rsid w:val="002B4336"/>
    <w:rsid w:val="002B4483"/>
    <w:rsid w:val="002B5744"/>
    <w:rsid w:val="002B5A91"/>
    <w:rsid w:val="002B5E4F"/>
    <w:rsid w:val="002B79BD"/>
    <w:rsid w:val="002B7FAD"/>
    <w:rsid w:val="002C0420"/>
    <w:rsid w:val="002C0AD0"/>
    <w:rsid w:val="002C1DAC"/>
    <w:rsid w:val="002C1F22"/>
    <w:rsid w:val="002C3F0F"/>
    <w:rsid w:val="002C405F"/>
    <w:rsid w:val="002C45EC"/>
    <w:rsid w:val="002C4F90"/>
    <w:rsid w:val="002C6847"/>
    <w:rsid w:val="002C6EDA"/>
    <w:rsid w:val="002C74E8"/>
    <w:rsid w:val="002D0831"/>
    <w:rsid w:val="002D1435"/>
    <w:rsid w:val="002D1548"/>
    <w:rsid w:val="002D1A8E"/>
    <w:rsid w:val="002D1E89"/>
    <w:rsid w:val="002D463D"/>
    <w:rsid w:val="002D4946"/>
    <w:rsid w:val="002D5D5C"/>
    <w:rsid w:val="002D6351"/>
    <w:rsid w:val="002D6DC8"/>
    <w:rsid w:val="002E038A"/>
    <w:rsid w:val="002E07B1"/>
    <w:rsid w:val="002E1DA0"/>
    <w:rsid w:val="002E219C"/>
    <w:rsid w:val="002E35FE"/>
    <w:rsid w:val="002E385F"/>
    <w:rsid w:val="002E3903"/>
    <w:rsid w:val="002E478A"/>
    <w:rsid w:val="002E5A36"/>
    <w:rsid w:val="002E6380"/>
    <w:rsid w:val="002E689C"/>
    <w:rsid w:val="002F1E99"/>
    <w:rsid w:val="002F2655"/>
    <w:rsid w:val="002F37CE"/>
    <w:rsid w:val="002F5F07"/>
    <w:rsid w:val="002F6C1F"/>
    <w:rsid w:val="002F7E7C"/>
    <w:rsid w:val="0030115A"/>
    <w:rsid w:val="00301FBB"/>
    <w:rsid w:val="003021B5"/>
    <w:rsid w:val="00302D44"/>
    <w:rsid w:val="00303ACB"/>
    <w:rsid w:val="0030480D"/>
    <w:rsid w:val="00307BE8"/>
    <w:rsid w:val="00307DEB"/>
    <w:rsid w:val="003113F2"/>
    <w:rsid w:val="003120A5"/>
    <w:rsid w:val="0031290F"/>
    <w:rsid w:val="0031345C"/>
    <w:rsid w:val="00313DD9"/>
    <w:rsid w:val="00317E39"/>
    <w:rsid w:val="003208F6"/>
    <w:rsid w:val="00320D0C"/>
    <w:rsid w:val="003215CD"/>
    <w:rsid w:val="003227FA"/>
    <w:rsid w:val="0032342D"/>
    <w:rsid w:val="00324F4D"/>
    <w:rsid w:val="00324FAB"/>
    <w:rsid w:val="003255AD"/>
    <w:rsid w:val="00325684"/>
    <w:rsid w:val="003263D3"/>
    <w:rsid w:val="003265BD"/>
    <w:rsid w:val="00326950"/>
    <w:rsid w:val="0033154D"/>
    <w:rsid w:val="00332744"/>
    <w:rsid w:val="00334881"/>
    <w:rsid w:val="00336698"/>
    <w:rsid w:val="003366D5"/>
    <w:rsid w:val="00336E5D"/>
    <w:rsid w:val="00337E6C"/>
    <w:rsid w:val="003408C2"/>
    <w:rsid w:val="0034200F"/>
    <w:rsid w:val="00342AF1"/>
    <w:rsid w:val="00343FFC"/>
    <w:rsid w:val="00345456"/>
    <w:rsid w:val="00345F99"/>
    <w:rsid w:val="0034703F"/>
    <w:rsid w:val="00350649"/>
    <w:rsid w:val="003506D3"/>
    <w:rsid w:val="00351093"/>
    <w:rsid w:val="00352D1D"/>
    <w:rsid w:val="00352E78"/>
    <w:rsid w:val="00355887"/>
    <w:rsid w:val="00355972"/>
    <w:rsid w:val="00356676"/>
    <w:rsid w:val="00357C03"/>
    <w:rsid w:val="0036096E"/>
    <w:rsid w:val="00361386"/>
    <w:rsid w:val="003620D5"/>
    <w:rsid w:val="0036325D"/>
    <w:rsid w:val="00364AAC"/>
    <w:rsid w:val="00366220"/>
    <w:rsid w:val="00367C57"/>
    <w:rsid w:val="00367FFD"/>
    <w:rsid w:val="00371CA7"/>
    <w:rsid w:val="003742C7"/>
    <w:rsid w:val="0037444A"/>
    <w:rsid w:val="003748D8"/>
    <w:rsid w:val="003753AE"/>
    <w:rsid w:val="00375496"/>
    <w:rsid w:val="00375E05"/>
    <w:rsid w:val="003774AC"/>
    <w:rsid w:val="00380AE3"/>
    <w:rsid w:val="00383DBD"/>
    <w:rsid w:val="0038442E"/>
    <w:rsid w:val="00384506"/>
    <w:rsid w:val="003848B3"/>
    <w:rsid w:val="003853F8"/>
    <w:rsid w:val="0038595C"/>
    <w:rsid w:val="00390AE6"/>
    <w:rsid w:val="00391A54"/>
    <w:rsid w:val="00391FF4"/>
    <w:rsid w:val="00393B75"/>
    <w:rsid w:val="00395AE9"/>
    <w:rsid w:val="00395B94"/>
    <w:rsid w:val="003960FA"/>
    <w:rsid w:val="0039689B"/>
    <w:rsid w:val="003A08EA"/>
    <w:rsid w:val="003A1A57"/>
    <w:rsid w:val="003A1D2A"/>
    <w:rsid w:val="003A223E"/>
    <w:rsid w:val="003A2F8A"/>
    <w:rsid w:val="003A6E0A"/>
    <w:rsid w:val="003A7440"/>
    <w:rsid w:val="003B0672"/>
    <w:rsid w:val="003B0B04"/>
    <w:rsid w:val="003B0E92"/>
    <w:rsid w:val="003B1392"/>
    <w:rsid w:val="003B6545"/>
    <w:rsid w:val="003B7F03"/>
    <w:rsid w:val="003C029C"/>
    <w:rsid w:val="003C05E0"/>
    <w:rsid w:val="003C113A"/>
    <w:rsid w:val="003C2238"/>
    <w:rsid w:val="003C3BEF"/>
    <w:rsid w:val="003C481B"/>
    <w:rsid w:val="003C5A7E"/>
    <w:rsid w:val="003C6582"/>
    <w:rsid w:val="003C6D0B"/>
    <w:rsid w:val="003D0AB8"/>
    <w:rsid w:val="003D1AA1"/>
    <w:rsid w:val="003D1C89"/>
    <w:rsid w:val="003D311C"/>
    <w:rsid w:val="003D3A9F"/>
    <w:rsid w:val="003D3B12"/>
    <w:rsid w:val="003D5906"/>
    <w:rsid w:val="003D6A10"/>
    <w:rsid w:val="003D6FCF"/>
    <w:rsid w:val="003D7785"/>
    <w:rsid w:val="003E02A4"/>
    <w:rsid w:val="003E2B95"/>
    <w:rsid w:val="003E2DDE"/>
    <w:rsid w:val="003E3DEE"/>
    <w:rsid w:val="003E563B"/>
    <w:rsid w:val="003E6F68"/>
    <w:rsid w:val="003E7C6B"/>
    <w:rsid w:val="003F25EF"/>
    <w:rsid w:val="003F2C5D"/>
    <w:rsid w:val="003F31F0"/>
    <w:rsid w:val="003F4325"/>
    <w:rsid w:val="003F524F"/>
    <w:rsid w:val="003F5499"/>
    <w:rsid w:val="003F5CA7"/>
    <w:rsid w:val="003F5E17"/>
    <w:rsid w:val="003F5F24"/>
    <w:rsid w:val="003F7E43"/>
    <w:rsid w:val="0040019B"/>
    <w:rsid w:val="00401DD1"/>
    <w:rsid w:val="004034AF"/>
    <w:rsid w:val="004051CD"/>
    <w:rsid w:val="0040668C"/>
    <w:rsid w:val="004069C9"/>
    <w:rsid w:val="0040736A"/>
    <w:rsid w:val="00412422"/>
    <w:rsid w:val="00412A25"/>
    <w:rsid w:val="00412B00"/>
    <w:rsid w:val="004135FD"/>
    <w:rsid w:val="00415034"/>
    <w:rsid w:val="00415C03"/>
    <w:rsid w:val="00423286"/>
    <w:rsid w:val="00423B7D"/>
    <w:rsid w:val="00424137"/>
    <w:rsid w:val="00424174"/>
    <w:rsid w:val="00425A0E"/>
    <w:rsid w:val="004272B3"/>
    <w:rsid w:val="0042768B"/>
    <w:rsid w:val="00433098"/>
    <w:rsid w:val="00433F05"/>
    <w:rsid w:val="00434131"/>
    <w:rsid w:val="004370BC"/>
    <w:rsid w:val="00437B4D"/>
    <w:rsid w:val="004404E1"/>
    <w:rsid w:val="00440DA7"/>
    <w:rsid w:val="00441AE2"/>
    <w:rsid w:val="00443990"/>
    <w:rsid w:val="00444091"/>
    <w:rsid w:val="00444311"/>
    <w:rsid w:val="0044449B"/>
    <w:rsid w:val="004449A2"/>
    <w:rsid w:val="00444C37"/>
    <w:rsid w:val="00445600"/>
    <w:rsid w:val="00446235"/>
    <w:rsid w:val="00446736"/>
    <w:rsid w:val="0045141C"/>
    <w:rsid w:val="0045148B"/>
    <w:rsid w:val="0045259C"/>
    <w:rsid w:val="004529FF"/>
    <w:rsid w:val="00455646"/>
    <w:rsid w:val="00455F78"/>
    <w:rsid w:val="00456164"/>
    <w:rsid w:val="0045716B"/>
    <w:rsid w:val="004575CC"/>
    <w:rsid w:val="00457FFA"/>
    <w:rsid w:val="00460179"/>
    <w:rsid w:val="004628CE"/>
    <w:rsid w:val="00463AC0"/>
    <w:rsid w:val="0046585D"/>
    <w:rsid w:val="0046612A"/>
    <w:rsid w:val="00470756"/>
    <w:rsid w:val="0047117E"/>
    <w:rsid w:val="004721CF"/>
    <w:rsid w:val="004758B2"/>
    <w:rsid w:val="00477DAE"/>
    <w:rsid w:val="0048021B"/>
    <w:rsid w:val="0048044B"/>
    <w:rsid w:val="00481D7B"/>
    <w:rsid w:val="00482188"/>
    <w:rsid w:val="00482C1A"/>
    <w:rsid w:val="00482C38"/>
    <w:rsid w:val="00482D44"/>
    <w:rsid w:val="00484E2A"/>
    <w:rsid w:val="00485091"/>
    <w:rsid w:val="004854B2"/>
    <w:rsid w:val="00485A39"/>
    <w:rsid w:val="00485E8F"/>
    <w:rsid w:val="00486707"/>
    <w:rsid w:val="00486D79"/>
    <w:rsid w:val="00487015"/>
    <w:rsid w:val="00490272"/>
    <w:rsid w:val="00490F4F"/>
    <w:rsid w:val="004914BC"/>
    <w:rsid w:val="00491B98"/>
    <w:rsid w:val="004932C4"/>
    <w:rsid w:val="00493402"/>
    <w:rsid w:val="00493459"/>
    <w:rsid w:val="00494067"/>
    <w:rsid w:val="004A0F5F"/>
    <w:rsid w:val="004A349F"/>
    <w:rsid w:val="004A4471"/>
    <w:rsid w:val="004A799B"/>
    <w:rsid w:val="004A7AC5"/>
    <w:rsid w:val="004B0E82"/>
    <w:rsid w:val="004B20BC"/>
    <w:rsid w:val="004B22A6"/>
    <w:rsid w:val="004B4766"/>
    <w:rsid w:val="004B4B97"/>
    <w:rsid w:val="004B5F8C"/>
    <w:rsid w:val="004B60BD"/>
    <w:rsid w:val="004C0A85"/>
    <w:rsid w:val="004C0D51"/>
    <w:rsid w:val="004C181C"/>
    <w:rsid w:val="004C1D7F"/>
    <w:rsid w:val="004C4ACB"/>
    <w:rsid w:val="004C572E"/>
    <w:rsid w:val="004C692E"/>
    <w:rsid w:val="004C6AD5"/>
    <w:rsid w:val="004C75ED"/>
    <w:rsid w:val="004C78AF"/>
    <w:rsid w:val="004C7964"/>
    <w:rsid w:val="004D3A10"/>
    <w:rsid w:val="004D56FC"/>
    <w:rsid w:val="004D677C"/>
    <w:rsid w:val="004D6BF6"/>
    <w:rsid w:val="004D6D96"/>
    <w:rsid w:val="004E06C5"/>
    <w:rsid w:val="004E083C"/>
    <w:rsid w:val="004E1B4D"/>
    <w:rsid w:val="004E5827"/>
    <w:rsid w:val="004E7AFB"/>
    <w:rsid w:val="004E7F5D"/>
    <w:rsid w:val="004F31C3"/>
    <w:rsid w:val="004F3D1C"/>
    <w:rsid w:val="004F3D91"/>
    <w:rsid w:val="004F48F7"/>
    <w:rsid w:val="004F5215"/>
    <w:rsid w:val="004F5933"/>
    <w:rsid w:val="004F714B"/>
    <w:rsid w:val="005004A5"/>
    <w:rsid w:val="00502E69"/>
    <w:rsid w:val="00505A3F"/>
    <w:rsid w:val="00505BD2"/>
    <w:rsid w:val="005075ED"/>
    <w:rsid w:val="00507B79"/>
    <w:rsid w:val="00510240"/>
    <w:rsid w:val="005112A8"/>
    <w:rsid w:val="0051180A"/>
    <w:rsid w:val="00512723"/>
    <w:rsid w:val="00514018"/>
    <w:rsid w:val="005151CC"/>
    <w:rsid w:val="00515434"/>
    <w:rsid w:val="005168A4"/>
    <w:rsid w:val="00517101"/>
    <w:rsid w:val="0052049E"/>
    <w:rsid w:val="00520D6E"/>
    <w:rsid w:val="0052123F"/>
    <w:rsid w:val="00522FA7"/>
    <w:rsid w:val="005243F8"/>
    <w:rsid w:val="00524F9F"/>
    <w:rsid w:val="0053027A"/>
    <w:rsid w:val="00530737"/>
    <w:rsid w:val="00531748"/>
    <w:rsid w:val="00533C39"/>
    <w:rsid w:val="00534226"/>
    <w:rsid w:val="00534548"/>
    <w:rsid w:val="005364B7"/>
    <w:rsid w:val="00537760"/>
    <w:rsid w:val="00541147"/>
    <w:rsid w:val="00542286"/>
    <w:rsid w:val="005431AA"/>
    <w:rsid w:val="005455AB"/>
    <w:rsid w:val="00545AA4"/>
    <w:rsid w:val="005469EC"/>
    <w:rsid w:val="00547818"/>
    <w:rsid w:val="00547AB0"/>
    <w:rsid w:val="00547B45"/>
    <w:rsid w:val="00547BB4"/>
    <w:rsid w:val="005502FA"/>
    <w:rsid w:val="00550D44"/>
    <w:rsid w:val="00550D87"/>
    <w:rsid w:val="00552FE4"/>
    <w:rsid w:val="00554367"/>
    <w:rsid w:val="00557015"/>
    <w:rsid w:val="00561519"/>
    <w:rsid w:val="005651DE"/>
    <w:rsid w:val="00565804"/>
    <w:rsid w:val="00565AEE"/>
    <w:rsid w:val="00567352"/>
    <w:rsid w:val="00567BEA"/>
    <w:rsid w:val="00570948"/>
    <w:rsid w:val="00571D39"/>
    <w:rsid w:val="00571FB6"/>
    <w:rsid w:val="00573217"/>
    <w:rsid w:val="005734AE"/>
    <w:rsid w:val="005737AF"/>
    <w:rsid w:val="00574745"/>
    <w:rsid w:val="0057510C"/>
    <w:rsid w:val="00575254"/>
    <w:rsid w:val="00575D12"/>
    <w:rsid w:val="00575D1B"/>
    <w:rsid w:val="00575D80"/>
    <w:rsid w:val="005762EC"/>
    <w:rsid w:val="00576E32"/>
    <w:rsid w:val="00577D3E"/>
    <w:rsid w:val="0058058F"/>
    <w:rsid w:val="00581FD2"/>
    <w:rsid w:val="00582845"/>
    <w:rsid w:val="0058304D"/>
    <w:rsid w:val="005842BC"/>
    <w:rsid w:val="00585DEB"/>
    <w:rsid w:val="00585ED2"/>
    <w:rsid w:val="00585F2E"/>
    <w:rsid w:val="00586C50"/>
    <w:rsid w:val="005879A3"/>
    <w:rsid w:val="00590394"/>
    <w:rsid w:val="00593E3C"/>
    <w:rsid w:val="005946CE"/>
    <w:rsid w:val="00594938"/>
    <w:rsid w:val="00594BB0"/>
    <w:rsid w:val="00595DA5"/>
    <w:rsid w:val="00597AC3"/>
    <w:rsid w:val="00597C97"/>
    <w:rsid w:val="005A137D"/>
    <w:rsid w:val="005A18DD"/>
    <w:rsid w:val="005A361C"/>
    <w:rsid w:val="005A5B71"/>
    <w:rsid w:val="005B04F5"/>
    <w:rsid w:val="005B0FD4"/>
    <w:rsid w:val="005B1A86"/>
    <w:rsid w:val="005B278F"/>
    <w:rsid w:val="005B328E"/>
    <w:rsid w:val="005B37D2"/>
    <w:rsid w:val="005B3D65"/>
    <w:rsid w:val="005B4609"/>
    <w:rsid w:val="005B510E"/>
    <w:rsid w:val="005B5260"/>
    <w:rsid w:val="005B68D9"/>
    <w:rsid w:val="005B7A0D"/>
    <w:rsid w:val="005B7AB0"/>
    <w:rsid w:val="005C1B48"/>
    <w:rsid w:val="005C24E0"/>
    <w:rsid w:val="005C37E2"/>
    <w:rsid w:val="005C4077"/>
    <w:rsid w:val="005C4EC8"/>
    <w:rsid w:val="005C5260"/>
    <w:rsid w:val="005C638E"/>
    <w:rsid w:val="005C6862"/>
    <w:rsid w:val="005C6E2B"/>
    <w:rsid w:val="005C78DD"/>
    <w:rsid w:val="005D08E0"/>
    <w:rsid w:val="005D12D7"/>
    <w:rsid w:val="005D46EC"/>
    <w:rsid w:val="005D54F8"/>
    <w:rsid w:val="005D570C"/>
    <w:rsid w:val="005D5EE3"/>
    <w:rsid w:val="005E08FF"/>
    <w:rsid w:val="005E194C"/>
    <w:rsid w:val="005E1FCB"/>
    <w:rsid w:val="005E26A6"/>
    <w:rsid w:val="005E3850"/>
    <w:rsid w:val="005E458C"/>
    <w:rsid w:val="005E5054"/>
    <w:rsid w:val="005E5E46"/>
    <w:rsid w:val="005E675E"/>
    <w:rsid w:val="005E7E7D"/>
    <w:rsid w:val="005F016A"/>
    <w:rsid w:val="005F031E"/>
    <w:rsid w:val="005F0681"/>
    <w:rsid w:val="005F3724"/>
    <w:rsid w:val="005F482A"/>
    <w:rsid w:val="005F7434"/>
    <w:rsid w:val="005F776C"/>
    <w:rsid w:val="005F7F5D"/>
    <w:rsid w:val="006005D3"/>
    <w:rsid w:val="00602038"/>
    <w:rsid w:val="006020BA"/>
    <w:rsid w:val="00602A9A"/>
    <w:rsid w:val="00603AB5"/>
    <w:rsid w:val="0060624B"/>
    <w:rsid w:val="006106E5"/>
    <w:rsid w:val="006126FC"/>
    <w:rsid w:val="006144FB"/>
    <w:rsid w:val="006147C3"/>
    <w:rsid w:val="00616F71"/>
    <w:rsid w:val="006171C9"/>
    <w:rsid w:val="0062145E"/>
    <w:rsid w:val="006216FA"/>
    <w:rsid w:val="0062301E"/>
    <w:rsid w:val="00631C14"/>
    <w:rsid w:val="006324F6"/>
    <w:rsid w:val="006329DB"/>
    <w:rsid w:val="006331C1"/>
    <w:rsid w:val="0063402A"/>
    <w:rsid w:val="0063454D"/>
    <w:rsid w:val="00634598"/>
    <w:rsid w:val="0063465E"/>
    <w:rsid w:val="00635447"/>
    <w:rsid w:val="00635996"/>
    <w:rsid w:val="00637123"/>
    <w:rsid w:val="006376DD"/>
    <w:rsid w:val="006412A3"/>
    <w:rsid w:val="006417B6"/>
    <w:rsid w:val="0064300E"/>
    <w:rsid w:val="0064341D"/>
    <w:rsid w:val="0064497B"/>
    <w:rsid w:val="006464B6"/>
    <w:rsid w:val="00647828"/>
    <w:rsid w:val="00647D8D"/>
    <w:rsid w:val="00647F7B"/>
    <w:rsid w:val="0065064C"/>
    <w:rsid w:val="006536D6"/>
    <w:rsid w:val="00653EB4"/>
    <w:rsid w:val="00654491"/>
    <w:rsid w:val="00655AD8"/>
    <w:rsid w:val="006566C6"/>
    <w:rsid w:val="00660165"/>
    <w:rsid w:val="0066151C"/>
    <w:rsid w:val="00662B78"/>
    <w:rsid w:val="00664750"/>
    <w:rsid w:val="00665880"/>
    <w:rsid w:val="00665CBA"/>
    <w:rsid w:val="00666353"/>
    <w:rsid w:val="006675D5"/>
    <w:rsid w:val="00670481"/>
    <w:rsid w:val="00670901"/>
    <w:rsid w:val="0067276E"/>
    <w:rsid w:val="00672BF0"/>
    <w:rsid w:val="00672EFD"/>
    <w:rsid w:val="0067369D"/>
    <w:rsid w:val="00673837"/>
    <w:rsid w:val="006743B2"/>
    <w:rsid w:val="006766FF"/>
    <w:rsid w:val="00677011"/>
    <w:rsid w:val="00681EA6"/>
    <w:rsid w:val="006834A0"/>
    <w:rsid w:val="00683760"/>
    <w:rsid w:val="0068389A"/>
    <w:rsid w:val="006838E7"/>
    <w:rsid w:val="00683B65"/>
    <w:rsid w:val="00685BF1"/>
    <w:rsid w:val="00687EEA"/>
    <w:rsid w:val="006908AC"/>
    <w:rsid w:val="00693B21"/>
    <w:rsid w:val="00694A41"/>
    <w:rsid w:val="00694F66"/>
    <w:rsid w:val="006955FF"/>
    <w:rsid w:val="0069603D"/>
    <w:rsid w:val="006A142A"/>
    <w:rsid w:val="006A459E"/>
    <w:rsid w:val="006A530D"/>
    <w:rsid w:val="006A53AF"/>
    <w:rsid w:val="006A7373"/>
    <w:rsid w:val="006B0E6E"/>
    <w:rsid w:val="006B0EDD"/>
    <w:rsid w:val="006B1E1F"/>
    <w:rsid w:val="006B1E60"/>
    <w:rsid w:val="006B1EA7"/>
    <w:rsid w:val="006B2224"/>
    <w:rsid w:val="006B2AE6"/>
    <w:rsid w:val="006B469A"/>
    <w:rsid w:val="006B4939"/>
    <w:rsid w:val="006B56CB"/>
    <w:rsid w:val="006B6DD2"/>
    <w:rsid w:val="006B7136"/>
    <w:rsid w:val="006C0AA9"/>
    <w:rsid w:val="006C1E00"/>
    <w:rsid w:val="006C37D5"/>
    <w:rsid w:val="006C389E"/>
    <w:rsid w:val="006C46DE"/>
    <w:rsid w:val="006C4900"/>
    <w:rsid w:val="006C7463"/>
    <w:rsid w:val="006C7FBE"/>
    <w:rsid w:val="006D0AEE"/>
    <w:rsid w:val="006D242C"/>
    <w:rsid w:val="006D43BA"/>
    <w:rsid w:val="006D529D"/>
    <w:rsid w:val="006E2BE0"/>
    <w:rsid w:val="006E2E7F"/>
    <w:rsid w:val="006E385E"/>
    <w:rsid w:val="006E5BE5"/>
    <w:rsid w:val="006E631B"/>
    <w:rsid w:val="006E65D6"/>
    <w:rsid w:val="006E6875"/>
    <w:rsid w:val="006E702A"/>
    <w:rsid w:val="006E74CE"/>
    <w:rsid w:val="006F0879"/>
    <w:rsid w:val="006F106C"/>
    <w:rsid w:val="006F1ABF"/>
    <w:rsid w:val="006F1BB4"/>
    <w:rsid w:val="006F5A62"/>
    <w:rsid w:val="006F699F"/>
    <w:rsid w:val="006F69CA"/>
    <w:rsid w:val="006F6BED"/>
    <w:rsid w:val="006F72B8"/>
    <w:rsid w:val="006F72E7"/>
    <w:rsid w:val="007004B1"/>
    <w:rsid w:val="00703611"/>
    <w:rsid w:val="007047E1"/>
    <w:rsid w:val="0070622E"/>
    <w:rsid w:val="007112D7"/>
    <w:rsid w:val="007113DD"/>
    <w:rsid w:val="0071297F"/>
    <w:rsid w:val="007138F7"/>
    <w:rsid w:val="0071437D"/>
    <w:rsid w:val="00714E4E"/>
    <w:rsid w:val="00715DE3"/>
    <w:rsid w:val="00717472"/>
    <w:rsid w:val="007209F1"/>
    <w:rsid w:val="007209FD"/>
    <w:rsid w:val="007224E9"/>
    <w:rsid w:val="00723565"/>
    <w:rsid w:val="0072432A"/>
    <w:rsid w:val="00726190"/>
    <w:rsid w:val="00730912"/>
    <w:rsid w:val="00732E6B"/>
    <w:rsid w:val="00733FC3"/>
    <w:rsid w:val="00734062"/>
    <w:rsid w:val="0073447B"/>
    <w:rsid w:val="00734531"/>
    <w:rsid w:val="00734C82"/>
    <w:rsid w:val="00734FFE"/>
    <w:rsid w:val="007362D8"/>
    <w:rsid w:val="007363E3"/>
    <w:rsid w:val="007369AC"/>
    <w:rsid w:val="007377B6"/>
    <w:rsid w:val="00737B1B"/>
    <w:rsid w:val="00740478"/>
    <w:rsid w:val="0074115F"/>
    <w:rsid w:val="007413EA"/>
    <w:rsid w:val="007419BA"/>
    <w:rsid w:val="00741F79"/>
    <w:rsid w:val="00742BA8"/>
    <w:rsid w:val="007439D5"/>
    <w:rsid w:val="00744416"/>
    <w:rsid w:val="00744B01"/>
    <w:rsid w:val="00744D35"/>
    <w:rsid w:val="00745FD9"/>
    <w:rsid w:val="00746A7B"/>
    <w:rsid w:val="00751A4A"/>
    <w:rsid w:val="00753036"/>
    <w:rsid w:val="007533E2"/>
    <w:rsid w:val="00753401"/>
    <w:rsid w:val="00753E93"/>
    <w:rsid w:val="0075591B"/>
    <w:rsid w:val="007560A4"/>
    <w:rsid w:val="00757BB6"/>
    <w:rsid w:val="007608CD"/>
    <w:rsid w:val="00762289"/>
    <w:rsid w:val="00762DE5"/>
    <w:rsid w:val="00762E54"/>
    <w:rsid w:val="00763CA6"/>
    <w:rsid w:val="00763DC4"/>
    <w:rsid w:val="00765053"/>
    <w:rsid w:val="00765A9B"/>
    <w:rsid w:val="00771B33"/>
    <w:rsid w:val="007728D0"/>
    <w:rsid w:val="00773283"/>
    <w:rsid w:val="0077359D"/>
    <w:rsid w:val="00773668"/>
    <w:rsid w:val="0077401C"/>
    <w:rsid w:val="00777EED"/>
    <w:rsid w:val="0078009B"/>
    <w:rsid w:val="007801A7"/>
    <w:rsid w:val="00780311"/>
    <w:rsid w:val="007852E8"/>
    <w:rsid w:val="00785453"/>
    <w:rsid w:val="0078699B"/>
    <w:rsid w:val="00786D87"/>
    <w:rsid w:val="007874AB"/>
    <w:rsid w:val="007912D7"/>
    <w:rsid w:val="00791DF4"/>
    <w:rsid w:val="00792BCD"/>
    <w:rsid w:val="00793515"/>
    <w:rsid w:val="00793A4E"/>
    <w:rsid w:val="00793D97"/>
    <w:rsid w:val="007979C3"/>
    <w:rsid w:val="007A200B"/>
    <w:rsid w:val="007A226F"/>
    <w:rsid w:val="007A2C5B"/>
    <w:rsid w:val="007A42DF"/>
    <w:rsid w:val="007A4917"/>
    <w:rsid w:val="007A5BE5"/>
    <w:rsid w:val="007A72B2"/>
    <w:rsid w:val="007A736A"/>
    <w:rsid w:val="007B02F5"/>
    <w:rsid w:val="007B1C4B"/>
    <w:rsid w:val="007B208D"/>
    <w:rsid w:val="007B34FA"/>
    <w:rsid w:val="007B4A92"/>
    <w:rsid w:val="007B5341"/>
    <w:rsid w:val="007B5995"/>
    <w:rsid w:val="007B5FC2"/>
    <w:rsid w:val="007B6214"/>
    <w:rsid w:val="007B7AEC"/>
    <w:rsid w:val="007C2CBE"/>
    <w:rsid w:val="007C32A0"/>
    <w:rsid w:val="007C4782"/>
    <w:rsid w:val="007C49DF"/>
    <w:rsid w:val="007C57A9"/>
    <w:rsid w:val="007C5AA1"/>
    <w:rsid w:val="007D019A"/>
    <w:rsid w:val="007D0E40"/>
    <w:rsid w:val="007D1753"/>
    <w:rsid w:val="007D178F"/>
    <w:rsid w:val="007D46B2"/>
    <w:rsid w:val="007D579F"/>
    <w:rsid w:val="007D58F7"/>
    <w:rsid w:val="007D77E2"/>
    <w:rsid w:val="007E0A5C"/>
    <w:rsid w:val="007E1D6E"/>
    <w:rsid w:val="007E2C0A"/>
    <w:rsid w:val="007E2E0E"/>
    <w:rsid w:val="007E463C"/>
    <w:rsid w:val="007E6150"/>
    <w:rsid w:val="007E63E9"/>
    <w:rsid w:val="007E6AD8"/>
    <w:rsid w:val="007E6CC9"/>
    <w:rsid w:val="007E7089"/>
    <w:rsid w:val="007E7199"/>
    <w:rsid w:val="007E7D8A"/>
    <w:rsid w:val="007F282A"/>
    <w:rsid w:val="007F32FB"/>
    <w:rsid w:val="007F46FE"/>
    <w:rsid w:val="007F4C8B"/>
    <w:rsid w:val="007F4F7A"/>
    <w:rsid w:val="007F7321"/>
    <w:rsid w:val="007F765E"/>
    <w:rsid w:val="007F7EA6"/>
    <w:rsid w:val="00800757"/>
    <w:rsid w:val="008009FD"/>
    <w:rsid w:val="00800F01"/>
    <w:rsid w:val="008018A4"/>
    <w:rsid w:val="00802404"/>
    <w:rsid w:val="00802866"/>
    <w:rsid w:val="0080431E"/>
    <w:rsid w:val="00804FAA"/>
    <w:rsid w:val="00806D5C"/>
    <w:rsid w:val="008070B0"/>
    <w:rsid w:val="008070EE"/>
    <w:rsid w:val="008115C9"/>
    <w:rsid w:val="00811763"/>
    <w:rsid w:val="0081177D"/>
    <w:rsid w:val="00811BFE"/>
    <w:rsid w:val="008120E6"/>
    <w:rsid w:val="00815F40"/>
    <w:rsid w:val="008160EE"/>
    <w:rsid w:val="008175FD"/>
    <w:rsid w:val="00817676"/>
    <w:rsid w:val="00822AFC"/>
    <w:rsid w:val="0082395E"/>
    <w:rsid w:val="00825396"/>
    <w:rsid w:val="0082540B"/>
    <w:rsid w:val="00825BE3"/>
    <w:rsid w:val="00826E9E"/>
    <w:rsid w:val="00827246"/>
    <w:rsid w:val="0083061E"/>
    <w:rsid w:val="008309D3"/>
    <w:rsid w:val="00830CF5"/>
    <w:rsid w:val="0083113D"/>
    <w:rsid w:val="00831509"/>
    <w:rsid w:val="00831C76"/>
    <w:rsid w:val="00832D22"/>
    <w:rsid w:val="00832E5E"/>
    <w:rsid w:val="00832F10"/>
    <w:rsid w:val="00835702"/>
    <w:rsid w:val="00835BE3"/>
    <w:rsid w:val="00835DB1"/>
    <w:rsid w:val="008361FF"/>
    <w:rsid w:val="0083624D"/>
    <w:rsid w:val="00836676"/>
    <w:rsid w:val="00836997"/>
    <w:rsid w:val="0083732C"/>
    <w:rsid w:val="00841A04"/>
    <w:rsid w:val="008433BF"/>
    <w:rsid w:val="0084369E"/>
    <w:rsid w:val="00843A11"/>
    <w:rsid w:val="00843A8B"/>
    <w:rsid w:val="00844794"/>
    <w:rsid w:val="00844EB6"/>
    <w:rsid w:val="008451FF"/>
    <w:rsid w:val="008458EB"/>
    <w:rsid w:val="0085036C"/>
    <w:rsid w:val="0085090F"/>
    <w:rsid w:val="00852C4D"/>
    <w:rsid w:val="00852E26"/>
    <w:rsid w:val="00854B01"/>
    <w:rsid w:val="0085522F"/>
    <w:rsid w:val="00855E84"/>
    <w:rsid w:val="00856B84"/>
    <w:rsid w:val="00856E9B"/>
    <w:rsid w:val="008572BA"/>
    <w:rsid w:val="00857BC8"/>
    <w:rsid w:val="0086112D"/>
    <w:rsid w:val="008617D0"/>
    <w:rsid w:val="0086387E"/>
    <w:rsid w:val="00863B73"/>
    <w:rsid w:val="00864249"/>
    <w:rsid w:val="00866BAA"/>
    <w:rsid w:val="00867A52"/>
    <w:rsid w:val="00874750"/>
    <w:rsid w:val="00875582"/>
    <w:rsid w:val="00875F58"/>
    <w:rsid w:val="00877341"/>
    <w:rsid w:val="008777AA"/>
    <w:rsid w:val="00880DC4"/>
    <w:rsid w:val="00881C49"/>
    <w:rsid w:val="0088450A"/>
    <w:rsid w:val="0089029F"/>
    <w:rsid w:val="0089069C"/>
    <w:rsid w:val="00890815"/>
    <w:rsid w:val="008918F0"/>
    <w:rsid w:val="00892254"/>
    <w:rsid w:val="008929C2"/>
    <w:rsid w:val="00895988"/>
    <w:rsid w:val="00896DBD"/>
    <w:rsid w:val="008972EA"/>
    <w:rsid w:val="00897386"/>
    <w:rsid w:val="0089798E"/>
    <w:rsid w:val="008A4550"/>
    <w:rsid w:val="008A4CBB"/>
    <w:rsid w:val="008A56ED"/>
    <w:rsid w:val="008A5A5A"/>
    <w:rsid w:val="008A6014"/>
    <w:rsid w:val="008A7CD4"/>
    <w:rsid w:val="008B0384"/>
    <w:rsid w:val="008B0586"/>
    <w:rsid w:val="008B1816"/>
    <w:rsid w:val="008B1C9A"/>
    <w:rsid w:val="008B352E"/>
    <w:rsid w:val="008B3C3F"/>
    <w:rsid w:val="008B4677"/>
    <w:rsid w:val="008B4DE5"/>
    <w:rsid w:val="008B53C3"/>
    <w:rsid w:val="008B5D59"/>
    <w:rsid w:val="008C02D8"/>
    <w:rsid w:val="008C223F"/>
    <w:rsid w:val="008C2A6B"/>
    <w:rsid w:val="008C2B1F"/>
    <w:rsid w:val="008C5007"/>
    <w:rsid w:val="008C51DF"/>
    <w:rsid w:val="008C5E6C"/>
    <w:rsid w:val="008D0251"/>
    <w:rsid w:val="008D08E8"/>
    <w:rsid w:val="008D0F8C"/>
    <w:rsid w:val="008D14EC"/>
    <w:rsid w:val="008D1AD5"/>
    <w:rsid w:val="008D1BD5"/>
    <w:rsid w:val="008D1C4A"/>
    <w:rsid w:val="008D2E61"/>
    <w:rsid w:val="008D5502"/>
    <w:rsid w:val="008D5E99"/>
    <w:rsid w:val="008D7905"/>
    <w:rsid w:val="008E03A1"/>
    <w:rsid w:val="008E0703"/>
    <w:rsid w:val="008E0E5A"/>
    <w:rsid w:val="008E2CD2"/>
    <w:rsid w:val="008E4FE1"/>
    <w:rsid w:val="008E6E49"/>
    <w:rsid w:val="008E7EB8"/>
    <w:rsid w:val="008F0812"/>
    <w:rsid w:val="008F0845"/>
    <w:rsid w:val="008F2337"/>
    <w:rsid w:val="008F2A09"/>
    <w:rsid w:val="008F46BD"/>
    <w:rsid w:val="008F4EAE"/>
    <w:rsid w:val="009007A3"/>
    <w:rsid w:val="00900890"/>
    <w:rsid w:val="009020D4"/>
    <w:rsid w:val="009034BB"/>
    <w:rsid w:val="00905B6A"/>
    <w:rsid w:val="00905E51"/>
    <w:rsid w:val="009068C6"/>
    <w:rsid w:val="00907911"/>
    <w:rsid w:val="00907C9F"/>
    <w:rsid w:val="009107B0"/>
    <w:rsid w:val="009119BF"/>
    <w:rsid w:val="009124BD"/>
    <w:rsid w:val="0091409D"/>
    <w:rsid w:val="009144AE"/>
    <w:rsid w:val="009145E5"/>
    <w:rsid w:val="009147A8"/>
    <w:rsid w:val="0091792A"/>
    <w:rsid w:val="00917C04"/>
    <w:rsid w:val="009214FF"/>
    <w:rsid w:val="0092217E"/>
    <w:rsid w:val="00922F42"/>
    <w:rsid w:val="009234F2"/>
    <w:rsid w:val="0092365A"/>
    <w:rsid w:val="00923A66"/>
    <w:rsid w:val="00923ACB"/>
    <w:rsid w:val="009242CF"/>
    <w:rsid w:val="0092450E"/>
    <w:rsid w:val="0092581C"/>
    <w:rsid w:val="0092734E"/>
    <w:rsid w:val="009273F7"/>
    <w:rsid w:val="009274AA"/>
    <w:rsid w:val="00932848"/>
    <w:rsid w:val="00933911"/>
    <w:rsid w:val="00935BD1"/>
    <w:rsid w:val="00935DC9"/>
    <w:rsid w:val="0093725D"/>
    <w:rsid w:val="00937CA9"/>
    <w:rsid w:val="00937DBD"/>
    <w:rsid w:val="009422C8"/>
    <w:rsid w:val="00942340"/>
    <w:rsid w:val="00942801"/>
    <w:rsid w:val="00943414"/>
    <w:rsid w:val="00943827"/>
    <w:rsid w:val="00943ACF"/>
    <w:rsid w:val="00945121"/>
    <w:rsid w:val="0094667B"/>
    <w:rsid w:val="00946EA7"/>
    <w:rsid w:val="00947108"/>
    <w:rsid w:val="00947A18"/>
    <w:rsid w:val="00951552"/>
    <w:rsid w:val="009529E2"/>
    <w:rsid w:val="00953E00"/>
    <w:rsid w:val="00953F5E"/>
    <w:rsid w:val="009555B5"/>
    <w:rsid w:val="00955F8F"/>
    <w:rsid w:val="00957CC9"/>
    <w:rsid w:val="009630A8"/>
    <w:rsid w:val="009644A7"/>
    <w:rsid w:val="00966981"/>
    <w:rsid w:val="00970DF1"/>
    <w:rsid w:val="00971324"/>
    <w:rsid w:val="009736A8"/>
    <w:rsid w:val="00973868"/>
    <w:rsid w:val="00975EA1"/>
    <w:rsid w:val="009772C1"/>
    <w:rsid w:val="00977E6F"/>
    <w:rsid w:val="00981CEA"/>
    <w:rsid w:val="0098430C"/>
    <w:rsid w:val="009846BC"/>
    <w:rsid w:val="009849CB"/>
    <w:rsid w:val="00985DB9"/>
    <w:rsid w:val="009869B3"/>
    <w:rsid w:val="0098724D"/>
    <w:rsid w:val="009877C9"/>
    <w:rsid w:val="009913F8"/>
    <w:rsid w:val="009944AB"/>
    <w:rsid w:val="00995952"/>
    <w:rsid w:val="00997651"/>
    <w:rsid w:val="009A0352"/>
    <w:rsid w:val="009A0BC0"/>
    <w:rsid w:val="009A0F69"/>
    <w:rsid w:val="009A12C3"/>
    <w:rsid w:val="009A2E0C"/>
    <w:rsid w:val="009A3F66"/>
    <w:rsid w:val="009A4753"/>
    <w:rsid w:val="009A676E"/>
    <w:rsid w:val="009B0445"/>
    <w:rsid w:val="009B103B"/>
    <w:rsid w:val="009B2061"/>
    <w:rsid w:val="009B42EB"/>
    <w:rsid w:val="009B4483"/>
    <w:rsid w:val="009B44B1"/>
    <w:rsid w:val="009B5C9F"/>
    <w:rsid w:val="009B5E10"/>
    <w:rsid w:val="009B5FF1"/>
    <w:rsid w:val="009B7B42"/>
    <w:rsid w:val="009C4B1E"/>
    <w:rsid w:val="009C6324"/>
    <w:rsid w:val="009C7416"/>
    <w:rsid w:val="009D2148"/>
    <w:rsid w:val="009D224D"/>
    <w:rsid w:val="009D304E"/>
    <w:rsid w:val="009D30BF"/>
    <w:rsid w:val="009D52BA"/>
    <w:rsid w:val="009D55EE"/>
    <w:rsid w:val="009D5C01"/>
    <w:rsid w:val="009D5C1D"/>
    <w:rsid w:val="009D5D74"/>
    <w:rsid w:val="009D6D0A"/>
    <w:rsid w:val="009D74D8"/>
    <w:rsid w:val="009E002A"/>
    <w:rsid w:val="009E1D1C"/>
    <w:rsid w:val="009E258D"/>
    <w:rsid w:val="009E2683"/>
    <w:rsid w:val="009E26FF"/>
    <w:rsid w:val="009E28B6"/>
    <w:rsid w:val="009E2C6A"/>
    <w:rsid w:val="009E336B"/>
    <w:rsid w:val="009E34EC"/>
    <w:rsid w:val="009E400C"/>
    <w:rsid w:val="009E47CD"/>
    <w:rsid w:val="009E61F9"/>
    <w:rsid w:val="009E638B"/>
    <w:rsid w:val="009E6FA9"/>
    <w:rsid w:val="009E7D25"/>
    <w:rsid w:val="009F173B"/>
    <w:rsid w:val="009F2177"/>
    <w:rsid w:val="009F241C"/>
    <w:rsid w:val="009F3CC7"/>
    <w:rsid w:val="009F3F5E"/>
    <w:rsid w:val="009F499F"/>
    <w:rsid w:val="00A0327C"/>
    <w:rsid w:val="00A035CA"/>
    <w:rsid w:val="00A03B9E"/>
    <w:rsid w:val="00A050D2"/>
    <w:rsid w:val="00A0648C"/>
    <w:rsid w:val="00A06547"/>
    <w:rsid w:val="00A10881"/>
    <w:rsid w:val="00A15475"/>
    <w:rsid w:val="00A154D5"/>
    <w:rsid w:val="00A15691"/>
    <w:rsid w:val="00A171F7"/>
    <w:rsid w:val="00A2133C"/>
    <w:rsid w:val="00A23B86"/>
    <w:rsid w:val="00A26CDE"/>
    <w:rsid w:val="00A27483"/>
    <w:rsid w:val="00A303AA"/>
    <w:rsid w:val="00A30810"/>
    <w:rsid w:val="00A3163B"/>
    <w:rsid w:val="00A325FF"/>
    <w:rsid w:val="00A33000"/>
    <w:rsid w:val="00A33997"/>
    <w:rsid w:val="00A33ED9"/>
    <w:rsid w:val="00A3626D"/>
    <w:rsid w:val="00A36915"/>
    <w:rsid w:val="00A36E71"/>
    <w:rsid w:val="00A41585"/>
    <w:rsid w:val="00A41A16"/>
    <w:rsid w:val="00A41C59"/>
    <w:rsid w:val="00A44A94"/>
    <w:rsid w:val="00A44E0D"/>
    <w:rsid w:val="00A45D50"/>
    <w:rsid w:val="00A46621"/>
    <w:rsid w:val="00A47C3E"/>
    <w:rsid w:val="00A50DF8"/>
    <w:rsid w:val="00A52B8B"/>
    <w:rsid w:val="00A53379"/>
    <w:rsid w:val="00A53DFA"/>
    <w:rsid w:val="00A54B76"/>
    <w:rsid w:val="00A55C57"/>
    <w:rsid w:val="00A55D73"/>
    <w:rsid w:val="00A56B4C"/>
    <w:rsid w:val="00A5727D"/>
    <w:rsid w:val="00A57325"/>
    <w:rsid w:val="00A57795"/>
    <w:rsid w:val="00A57EF3"/>
    <w:rsid w:val="00A61280"/>
    <w:rsid w:val="00A614B7"/>
    <w:rsid w:val="00A63F5C"/>
    <w:rsid w:val="00A67827"/>
    <w:rsid w:val="00A70928"/>
    <w:rsid w:val="00A72288"/>
    <w:rsid w:val="00A7278F"/>
    <w:rsid w:val="00A7323B"/>
    <w:rsid w:val="00A74350"/>
    <w:rsid w:val="00A751FF"/>
    <w:rsid w:val="00A75E35"/>
    <w:rsid w:val="00A769B9"/>
    <w:rsid w:val="00A83575"/>
    <w:rsid w:val="00A83F2E"/>
    <w:rsid w:val="00A843D5"/>
    <w:rsid w:val="00A84699"/>
    <w:rsid w:val="00A85EB8"/>
    <w:rsid w:val="00A86D68"/>
    <w:rsid w:val="00A87078"/>
    <w:rsid w:val="00A8708E"/>
    <w:rsid w:val="00A8796E"/>
    <w:rsid w:val="00A87A59"/>
    <w:rsid w:val="00A87C66"/>
    <w:rsid w:val="00A91E61"/>
    <w:rsid w:val="00A92B87"/>
    <w:rsid w:val="00A94063"/>
    <w:rsid w:val="00A94AA2"/>
    <w:rsid w:val="00A951DB"/>
    <w:rsid w:val="00A95EA7"/>
    <w:rsid w:val="00AA048D"/>
    <w:rsid w:val="00AA064B"/>
    <w:rsid w:val="00AA0EA4"/>
    <w:rsid w:val="00AA33E3"/>
    <w:rsid w:val="00AA416B"/>
    <w:rsid w:val="00AA66EA"/>
    <w:rsid w:val="00AA677B"/>
    <w:rsid w:val="00AA6CB5"/>
    <w:rsid w:val="00AA7753"/>
    <w:rsid w:val="00AB016E"/>
    <w:rsid w:val="00AB0F87"/>
    <w:rsid w:val="00AB25BA"/>
    <w:rsid w:val="00AB34D5"/>
    <w:rsid w:val="00AB389A"/>
    <w:rsid w:val="00AB38CE"/>
    <w:rsid w:val="00AB43E5"/>
    <w:rsid w:val="00AB50B7"/>
    <w:rsid w:val="00AB6EE7"/>
    <w:rsid w:val="00AC1861"/>
    <w:rsid w:val="00AC1BAE"/>
    <w:rsid w:val="00AC39D1"/>
    <w:rsid w:val="00AC42D1"/>
    <w:rsid w:val="00AC4DCD"/>
    <w:rsid w:val="00AC5309"/>
    <w:rsid w:val="00AC604C"/>
    <w:rsid w:val="00AC648A"/>
    <w:rsid w:val="00AC7CAF"/>
    <w:rsid w:val="00AD0640"/>
    <w:rsid w:val="00AD11DF"/>
    <w:rsid w:val="00AD1DEC"/>
    <w:rsid w:val="00AD238A"/>
    <w:rsid w:val="00AD28EC"/>
    <w:rsid w:val="00AD2E29"/>
    <w:rsid w:val="00AD32E7"/>
    <w:rsid w:val="00AD4B64"/>
    <w:rsid w:val="00AD5D64"/>
    <w:rsid w:val="00AE18C0"/>
    <w:rsid w:val="00AE22C1"/>
    <w:rsid w:val="00AE477C"/>
    <w:rsid w:val="00AE58BE"/>
    <w:rsid w:val="00AE62E2"/>
    <w:rsid w:val="00AE6F15"/>
    <w:rsid w:val="00AF16AC"/>
    <w:rsid w:val="00AF1C70"/>
    <w:rsid w:val="00AF352B"/>
    <w:rsid w:val="00AF5A49"/>
    <w:rsid w:val="00AF7233"/>
    <w:rsid w:val="00AF766B"/>
    <w:rsid w:val="00B00CEC"/>
    <w:rsid w:val="00B01786"/>
    <w:rsid w:val="00B0347A"/>
    <w:rsid w:val="00B0354F"/>
    <w:rsid w:val="00B03DF0"/>
    <w:rsid w:val="00B05DDD"/>
    <w:rsid w:val="00B07DDB"/>
    <w:rsid w:val="00B07FA6"/>
    <w:rsid w:val="00B12864"/>
    <w:rsid w:val="00B12BBD"/>
    <w:rsid w:val="00B13DBC"/>
    <w:rsid w:val="00B148F1"/>
    <w:rsid w:val="00B14A67"/>
    <w:rsid w:val="00B16BC7"/>
    <w:rsid w:val="00B1700F"/>
    <w:rsid w:val="00B17A67"/>
    <w:rsid w:val="00B20925"/>
    <w:rsid w:val="00B213E0"/>
    <w:rsid w:val="00B21E14"/>
    <w:rsid w:val="00B22277"/>
    <w:rsid w:val="00B2263A"/>
    <w:rsid w:val="00B23ABA"/>
    <w:rsid w:val="00B26112"/>
    <w:rsid w:val="00B30CAE"/>
    <w:rsid w:val="00B32119"/>
    <w:rsid w:val="00B3310F"/>
    <w:rsid w:val="00B33358"/>
    <w:rsid w:val="00B334A2"/>
    <w:rsid w:val="00B33BF0"/>
    <w:rsid w:val="00B34747"/>
    <w:rsid w:val="00B352A5"/>
    <w:rsid w:val="00B355D3"/>
    <w:rsid w:val="00B35C5B"/>
    <w:rsid w:val="00B4162C"/>
    <w:rsid w:val="00B42262"/>
    <w:rsid w:val="00B43807"/>
    <w:rsid w:val="00B43FCF"/>
    <w:rsid w:val="00B4434C"/>
    <w:rsid w:val="00B4757A"/>
    <w:rsid w:val="00B47E2C"/>
    <w:rsid w:val="00B512C1"/>
    <w:rsid w:val="00B518A6"/>
    <w:rsid w:val="00B518D9"/>
    <w:rsid w:val="00B53ED8"/>
    <w:rsid w:val="00B54644"/>
    <w:rsid w:val="00B54E8A"/>
    <w:rsid w:val="00B54F33"/>
    <w:rsid w:val="00B606CE"/>
    <w:rsid w:val="00B60EA1"/>
    <w:rsid w:val="00B61124"/>
    <w:rsid w:val="00B61346"/>
    <w:rsid w:val="00B63358"/>
    <w:rsid w:val="00B64E01"/>
    <w:rsid w:val="00B65E5A"/>
    <w:rsid w:val="00B65F69"/>
    <w:rsid w:val="00B679EB"/>
    <w:rsid w:val="00B702F9"/>
    <w:rsid w:val="00B703FF"/>
    <w:rsid w:val="00B728DE"/>
    <w:rsid w:val="00B73B5E"/>
    <w:rsid w:val="00B746D8"/>
    <w:rsid w:val="00B759A9"/>
    <w:rsid w:val="00B75DA7"/>
    <w:rsid w:val="00B819AF"/>
    <w:rsid w:val="00B82732"/>
    <w:rsid w:val="00B82A17"/>
    <w:rsid w:val="00B82E01"/>
    <w:rsid w:val="00B8417B"/>
    <w:rsid w:val="00B8432B"/>
    <w:rsid w:val="00B85315"/>
    <w:rsid w:val="00B8621A"/>
    <w:rsid w:val="00B8698E"/>
    <w:rsid w:val="00B86E47"/>
    <w:rsid w:val="00B9057C"/>
    <w:rsid w:val="00B90837"/>
    <w:rsid w:val="00B90D6D"/>
    <w:rsid w:val="00B91046"/>
    <w:rsid w:val="00B92325"/>
    <w:rsid w:val="00B93BE7"/>
    <w:rsid w:val="00B93D29"/>
    <w:rsid w:val="00B94B47"/>
    <w:rsid w:val="00B9523C"/>
    <w:rsid w:val="00B96623"/>
    <w:rsid w:val="00B97102"/>
    <w:rsid w:val="00B974E2"/>
    <w:rsid w:val="00B97870"/>
    <w:rsid w:val="00BA027E"/>
    <w:rsid w:val="00BA045C"/>
    <w:rsid w:val="00BA0530"/>
    <w:rsid w:val="00BA2C43"/>
    <w:rsid w:val="00BA3012"/>
    <w:rsid w:val="00BA3A8B"/>
    <w:rsid w:val="00BA44B3"/>
    <w:rsid w:val="00BA4AA0"/>
    <w:rsid w:val="00BA6408"/>
    <w:rsid w:val="00BA6B1E"/>
    <w:rsid w:val="00BA6B48"/>
    <w:rsid w:val="00BA71AA"/>
    <w:rsid w:val="00BA7D26"/>
    <w:rsid w:val="00BB0450"/>
    <w:rsid w:val="00BB153E"/>
    <w:rsid w:val="00BB63B4"/>
    <w:rsid w:val="00BB6A59"/>
    <w:rsid w:val="00BC036C"/>
    <w:rsid w:val="00BC17E0"/>
    <w:rsid w:val="00BC1BEC"/>
    <w:rsid w:val="00BC2892"/>
    <w:rsid w:val="00BC58A6"/>
    <w:rsid w:val="00BC71FE"/>
    <w:rsid w:val="00BD1070"/>
    <w:rsid w:val="00BD20DF"/>
    <w:rsid w:val="00BD26D0"/>
    <w:rsid w:val="00BD336D"/>
    <w:rsid w:val="00BD3CAA"/>
    <w:rsid w:val="00BD4059"/>
    <w:rsid w:val="00BD4E80"/>
    <w:rsid w:val="00BD4FDB"/>
    <w:rsid w:val="00BD504B"/>
    <w:rsid w:val="00BD5BE3"/>
    <w:rsid w:val="00BE01C8"/>
    <w:rsid w:val="00BE57CA"/>
    <w:rsid w:val="00BE5BF0"/>
    <w:rsid w:val="00BE5C0B"/>
    <w:rsid w:val="00BE5C6D"/>
    <w:rsid w:val="00BF1739"/>
    <w:rsid w:val="00BF26B1"/>
    <w:rsid w:val="00BF2DB0"/>
    <w:rsid w:val="00BF3E5F"/>
    <w:rsid w:val="00BF5E53"/>
    <w:rsid w:val="00BF78FE"/>
    <w:rsid w:val="00BF7A5F"/>
    <w:rsid w:val="00BF7B63"/>
    <w:rsid w:val="00BF7F2E"/>
    <w:rsid w:val="00C017C1"/>
    <w:rsid w:val="00C060C5"/>
    <w:rsid w:val="00C105C5"/>
    <w:rsid w:val="00C117BD"/>
    <w:rsid w:val="00C12829"/>
    <w:rsid w:val="00C1287B"/>
    <w:rsid w:val="00C12CC5"/>
    <w:rsid w:val="00C12F48"/>
    <w:rsid w:val="00C13954"/>
    <w:rsid w:val="00C13FB8"/>
    <w:rsid w:val="00C15885"/>
    <w:rsid w:val="00C15EA9"/>
    <w:rsid w:val="00C17F9F"/>
    <w:rsid w:val="00C20DC3"/>
    <w:rsid w:val="00C21EB7"/>
    <w:rsid w:val="00C23111"/>
    <w:rsid w:val="00C24445"/>
    <w:rsid w:val="00C248E0"/>
    <w:rsid w:val="00C25565"/>
    <w:rsid w:val="00C3046E"/>
    <w:rsid w:val="00C32146"/>
    <w:rsid w:val="00C321A2"/>
    <w:rsid w:val="00C3244F"/>
    <w:rsid w:val="00C32B25"/>
    <w:rsid w:val="00C3334C"/>
    <w:rsid w:val="00C35109"/>
    <w:rsid w:val="00C35433"/>
    <w:rsid w:val="00C35520"/>
    <w:rsid w:val="00C37475"/>
    <w:rsid w:val="00C37904"/>
    <w:rsid w:val="00C4144D"/>
    <w:rsid w:val="00C41AAD"/>
    <w:rsid w:val="00C43D05"/>
    <w:rsid w:val="00C44E68"/>
    <w:rsid w:val="00C457B0"/>
    <w:rsid w:val="00C46545"/>
    <w:rsid w:val="00C46A36"/>
    <w:rsid w:val="00C47731"/>
    <w:rsid w:val="00C50F24"/>
    <w:rsid w:val="00C5145F"/>
    <w:rsid w:val="00C5255E"/>
    <w:rsid w:val="00C530A1"/>
    <w:rsid w:val="00C53912"/>
    <w:rsid w:val="00C55745"/>
    <w:rsid w:val="00C55930"/>
    <w:rsid w:val="00C55E0D"/>
    <w:rsid w:val="00C579A5"/>
    <w:rsid w:val="00C61D33"/>
    <w:rsid w:val="00C62167"/>
    <w:rsid w:val="00C6257A"/>
    <w:rsid w:val="00C642D6"/>
    <w:rsid w:val="00C6553F"/>
    <w:rsid w:val="00C6588F"/>
    <w:rsid w:val="00C65D52"/>
    <w:rsid w:val="00C708AE"/>
    <w:rsid w:val="00C7101A"/>
    <w:rsid w:val="00C71F82"/>
    <w:rsid w:val="00C72A4E"/>
    <w:rsid w:val="00C73281"/>
    <w:rsid w:val="00C74320"/>
    <w:rsid w:val="00C76229"/>
    <w:rsid w:val="00C77A41"/>
    <w:rsid w:val="00C80230"/>
    <w:rsid w:val="00C8087E"/>
    <w:rsid w:val="00C815B0"/>
    <w:rsid w:val="00C81B02"/>
    <w:rsid w:val="00C83090"/>
    <w:rsid w:val="00C85224"/>
    <w:rsid w:val="00C86DEF"/>
    <w:rsid w:val="00C86E81"/>
    <w:rsid w:val="00C90FFF"/>
    <w:rsid w:val="00C9135B"/>
    <w:rsid w:val="00C913E1"/>
    <w:rsid w:val="00C915D7"/>
    <w:rsid w:val="00C92B7D"/>
    <w:rsid w:val="00C93CB0"/>
    <w:rsid w:val="00C946D0"/>
    <w:rsid w:val="00C957D5"/>
    <w:rsid w:val="00C95F58"/>
    <w:rsid w:val="00C95F72"/>
    <w:rsid w:val="00C97ACF"/>
    <w:rsid w:val="00CA0BBE"/>
    <w:rsid w:val="00CA1434"/>
    <w:rsid w:val="00CA241D"/>
    <w:rsid w:val="00CA328B"/>
    <w:rsid w:val="00CA4387"/>
    <w:rsid w:val="00CA4654"/>
    <w:rsid w:val="00CA499B"/>
    <w:rsid w:val="00CA6018"/>
    <w:rsid w:val="00CA7BA0"/>
    <w:rsid w:val="00CB0897"/>
    <w:rsid w:val="00CB110C"/>
    <w:rsid w:val="00CB1139"/>
    <w:rsid w:val="00CB2204"/>
    <w:rsid w:val="00CB32A7"/>
    <w:rsid w:val="00CB3440"/>
    <w:rsid w:val="00CB359A"/>
    <w:rsid w:val="00CB3947"/>
    <w:rsid w:val="00CB42D2"/>
    <w:rsid w:val="00CB448B"/>
    <w:rsid w:val="00CB507C"/>
    <w:rsid w:val="00CB577A"/>
    <w:rsid w:val="00CB6ADC"/>
    <w:rsid w:val="00CB725F"/>
    <w:rsid w:val="00CC07A5"/>
    <w:rsid w:val="00CC07CE"/>
    <w:rsid w:val="00CC160A"/>
    <w:rsid w:val="00CC2421"/>
    <w:rsid w:val="00CC3015"/>
    <w:rsid w:val="00CC44C2"/>
    <w:rsid w:val="00CC66E0"/>
    <w:rsid w:val="00CD0CC1"/>
    <w:rsid w:val="00CD2E16"/>
    <w:rsid w:val="00CD3554"/>
    <w:rsid w:val="00CD3E6E"/>
    <w:rsid w:val="00CD55E1"/>
    <w:rsid w:val="00CD7110"/>
    <w:rsid w:val="00CD7F41"/>
    <w:rsid w:val="00CE2A6D"/>
    <w:rsid w:val="00CE33DB"/>
    <w:rsid w:val="00CE35C9"/>
    <w:rsid w:val="00CE47DC"/>
    <w:rsid w:val="00CF03F3"/>
    <w:rsid w:val="00CF0C19"/>
    <w:rsid w:val="00CF0CB0"/>
    <w:rsid w:val="00CF49E8"/>
    <w:rsid w:val="00CF540B"/>
    <w:rsid w:val="00CF5F4E"/>
    <w:rsid w:val="00CF6204"/>
    <w:rsid w:val="00CF69F7"/>
    <w:rsid w:val="00CF74EA"/>
    <w:rsid w:val="00D01B08"/>
    <w:rsid w:val="00D04984"/>
    <w:rsid w:val="00D04A1D"/>
    <w:rsid w:val="00D04BB0"/>
    <w:rsid w:val="00D05898"/>
    <w:rsid w:val="00D06C25"/>
    <w:rsid w:val="00D06C66"/>
    <w:rsid w:val="00D06DBE"/>
    <w:rsid w:val="00D073E2"/>
    <w:rsid w:val="00D07A07"/>
    <w:rsid w:val="00D1043C"/>
    <w:rsid w:val="00D11AA4"/>
    <w:rsid w:val="00D13062"/>
    <w:rsid w:val="00D1330B"/>
    <w:rsid w:val="00D1562B"/>
    <w:rsid w:val="00D15AA1"/>
    <w:rsid w:val="00D16011"/>
    <w:rsid w:val="00D17363"/>
    <w:rsid w:val="00D17ABD"/>
    <w:rsid w:val="00D201D5"/>
    <w:rsid w:val="00D2321A"/>
    <w:rsid w:val="00D239B1"/>
    <w:rsid w:val="00D23A9B"/>
    <w:rsid w:val="00D25349"/>
    <w:rsid w:val="00D26D36"/>
    <w:rsid w:val="00D26E9E"/>
    <w:rsid w:val="00D31956"/>
    <w:rsid w:val="00D31B16"/>
    <w:rsid w:val="00D32DE3"/>
    <w:rsid w:val="00D3338B"/>
    <w:rsid w:val="00D34B7C"/>
    <w:rsid w:val="00D35026"/>
    <w:rsid w:val="00D35A7D"/>
    <w:rsid w:val="00D36D38"/>
    <w:rsid w:val="00D37E14"/>
    <w:rsid w:val="00D41EC1"/>
    <w:rsid w:val="00D437F5"/>
    <w:rsid w:val="00D46832"/>
    <w:rsid w:val="00D46B7E"/>
    <w:rsid w:val="00D5035B"/>
    <w:rsid w:val="00D52A49"/>
    <w:rsid w:val="00D52BD3"/>
    <w:rsid w:val="00D53473"/>
    <w:rsid w:val="00D53C0A"/>
    <w:rsid w:val="00D53F32"/>
    <w:rsid w:val="00D53F5B"/>
    <w:rsid w:val="00D5474D"/>
    <w:rsid w:val="00D5549B"/>
    <w:rsid w:val="00D5561E"/>
    <w:rsid w:val="00D56821"/>
    <w:rsid w:val="00D601C1"/>
    <w:rsid w:val="00D6121F"/>
    <w:rsid w:val="00D624E2"/>
    <w:rsid w:val="00D636A0"/>
    <w:rsid w:val="00D63C0E"/>
    <w:rsid w:val="00D6659B"/>
    <w:rsid w:val="00D67393"/>
    <w:rsid w:val="00D70161"/>
    <w:rsid w:val="00D7283C"/>
    <w:rsid w:val="00D73979"/>
    <w:rsid w:val="00D73A3C"/>
    <w:rsid w:val="00D74F5C"/>
    <w:rsid w:val="00D75758"/>
    <w:rsid w:val="00D75C11"/>
    <w:rsid w:val="00D767F6"/>
    <w:rsid w:val="00D7709B"/>
    <w:rsid w:val="00D82763"/>
    <w:rsid w:val="00D82DFD"/>
    <w:rsid w:val="00D839EB"/>
    <w:rsid w:val="00D847C3"/>
    <w:rsid w:val="00D84B8E"/>
    <w:rsid w:val="00D85398"/>
    <w:rsid w:val="00D85718"/>
    <w:rsid w:val="00D85E6E"/>
    <w:rsid w:val="00D904DE"/>
    <w:rsid w:val="00D91466"/>
    <w:rsid w:val="00D9172D"/>
    <w:rsid w:val="00D938C5"/>
    <w:rsid w:val="00D93DE4"/>
    <w:rsid w:val="00D95544"/>
    <w:rsid w:val="00D977FC"/>
    <w:rsid w:val="00DA003D"/>
    <w:rsid w:val="00DA05CA"/>
    <w:rsid w:val="00DA26EC"/>
    <w:rsid w:val="00DA4A87"/>
    <w:rsid w:val="00DA7110"/>
    <w:rsid w:val="00DB18F7"/>
    <w:rsid w:val="00DB19CD"/>
    <w:rsid w:val="00DB1DE8"/>
    <w:rsid w:val="00DB2010"/>
    <w:rsid w:val="00DB30BC"/>
    <w:rsid w:val="00DB3959"/>
    <w:rsid w:val="00DB5563"/>
    <w:rsid w:val="00DB696E"/>
    <w:rsid w:val="00DB6DB5"/>
    <w:rsid w:val="00DB6FC4"/>
    <w:rsid w:val="00DC01B6"/>
    <w:rsid w:val="00DC0500"/>
    <w:rsid w:val="00DC1938"/>
    <w:rsid w:val="00DC2239"/>
    <w:rsid w:val="00DC226E"/>
    <w:rsid w:val="00DC2C82"/>
    <w:rsid w:val="00DC37BE"/>
    <w:rsid w:val="00DC4E40"/>
    <w:rsid w:val="00DC59B5"/>
    <w:rsid w:val="00DC6365"/>
    <w:rsid w:val="00DD00B3"/>
    <w:rsid w:val="00DD1D54"/>
    <w:rsid w:val="00DD1E03"/>
    <w:rsid w:val="00DD5A80"/>
    <w:rsid w:val="00DD62A9"/>
    <w:rsid w:val="00DD77CE"/>
    <w:rsid w:val="00DE130D"/>
    <w:rsid w:val="00DE1A16"/>
    <w:rsid w:val="00DE1F0B"/>
    <w:rsid w:val="00DE408F"/>
    <w:rsid w:val="00DE40B1"/>
    <w:rsid w:val="00DE6B18"/>
    <w:rsid w:val="00DE722B"/>
    <w:rsid w:val="00DE76C0"/>
    <w:rsid w:val="00DE7973"/>
    <w:rsid w:val="00DF0DB0"/>
    <w:rsid w:val="00DF2525"/>
    <w:rsid w:val="00DF3B18"/>
    <w:rsid w:val="00DF5925"/>
    <w:rsid w:val="00DF5D58"/>
    <w:rsid w:val="00DF797E"/>
    <w:rsid w:val="00DF7CB2"/>
    <w:rsid w:val="00E00113"/>
    <w:rsid w:val="00E009AB"/>
    <w:rsid w:val="00E0114C"/>
    <w:rsid w:val="00E01A1D"/>
    <w:rsid w:val="00E01E30"/>
    <w:rsid w:val="00E064CC"/>
    <w:rsid w:val="00E07AA5"/>
    <w:rsid w:val="00E106D8"/>
    <w:rsid w:val="00E1117C"/>
    <w:rsid w:val="00E11F38"/>
    <w:rsid w:val="00E154BE"/>
    <w:rsid w:val="00E205BD"/>
    <w:rsid w:val="00E21F83"/>
    <w:rsid w:val="00E2233C"/>
    <w:rsid w:val="00E23B17"/>
    <w:rsid w:val="00E23F59"/>
    <w:rsid w:val="00E23FC3"/>
    <w:rsid w:val="00E245AC"/>
    <w:rsid w:val="00E26C7C"/>
    <w:rsid w:val="00E27B42"/>
    <w:rsid w:val="00E30B6F"/>
    <w:rsid w:val="00E30F87"/>
    <w:rsid w:val="00E3276C"/>
    <w:rsid w:val="00E339C8"/>
    <w:rsid w:val="00E33EE0"/>
    <w:rsid w:val="00E3463D"/>
    <w:rsid w:val="00E36EC7"/>
    <w:rsid w:val="00E40026"/>
    <w:rsid w:val="00E408F7"/>
    <w:rsid w:val="00E4147D"/>
    <w:rsid w:val="00E437E5"/>
    <w:rsid w:val="00E473F0"/>
    <w:rsid w:val="00E50A2C"/>
    <w:rsid w:val="00E51075"/>
    <w:rsid w:val="00E5190F"/>
    <w:rsid w:val="00E53E50"/>
    <w:rsid w:val="00E549FC"/>
    <w:rsid w:val="00E55393"/>
    <w:rsid w:val="00E55F1C"/>
    <w:rsid w:val="00E576CE"/>
    <w:rsid w:val="00E57BBB"/>
    <w:rsid w:val="00E61836"/>
    <w:rsid w:val="00E62389"/>
    <w:rsid w:val="00E62A3D"/>
    <w:rsid w:val="00E633CE"/>
    <w:rsid w:val="00E639C5"/>
    <w:rsid w:val="00E64ADE"/>
    <w:rsid w:val="00E65332"/>
    <w:rsid w:val="00E6604B"/>
    <w:rsid w:val="00E669B0"/>
    <w:rsid w:val="00E6750B"/>
    <w:rsid w:val="00E6783C"/>
    <w:rsid w:val="00E67939"/>
    <w:rsid w:val="00E70AD1"/>
    <w:rsid w:val="00E7124A"/>
    <w:rsid w:val="00E715A3"/>
    <w:rsid w:val="00E72921"/>
    <w:rsid w:val="00E7324E"/>
    <w:rsid w:val="00E73C27"/>
    <w:rsid w:val="00E74494"/>
    <w:rsid w:val="00E764C7"/>
    <w:rsid w:val="00E76ECF"/>
    <w:rsid w:val="00E7782A"/>
    <w:rsid w:val="00E8036E"/>
    <w:rsid w:val="00E80BA0"/>
    <w:rsid w:val="00E81493"/>
    <w:rsid w:val="00E82F0B"/>
    <w:rsid w:val="00E833A7"/>
    <w:rsid w:val="00E84A47"/>
    <w:rsid w:val="00E84F0A"/>
    <w:rsid w:val="00E91220"/>
    <w:rsid w:val="00E91F72"/>
    <w:rsid w:val="00E922AF"/>
    <w:rsid w:val="00E9304B"/>
    <w:rsid w:val="00E943D5"/>
    <w:rsid w:val="00E94E47"/>
    <w:rsid w:val="00E95748"/>
    <w:rsid w:val="00E958E6"/>
    <w:rsid w:val="00E9616E"/>
    <w:rsid w:val="00E969D5"/>
    <w:rsid w:val="00EA0FDA"/>
    <w:rsid w:val="00EA2E76"/>
    <w:rsid w:val="00EA61FF"/>
    <w:rsid w:val="00EA6273"/>
    <w:rsid w:val="00EA6409"/>
    <w:rsid w:val="00EA642D"/>
    <w:rsid w:val="00EA7088"/>
    <w:rsid w:val="00EB2E0A"/>
    <w:rsid w:val="00EB5351"/>
    <w:rsid w:val="00EB6930"/>
    <w:rsid w:val="00EC19C4"/>
    <w:rsid w:val="00EC3415"/>
    <w:rsid w:val="00EC49B2"/>
    <w:rsid w:val="00EC4B82"/>
    <w:rsid w:val="00EC54FC"/>
    <w:rsid w:val="00EC67FC"/>
    <w:rsid w:val="00EC7723"/>
    <w:rsid w:val="00EC7A21"/>
    <w:rsid w:val="00EC7DBA"/>
    <w:rsid w:val="00ED06B2"/>
    <w:rsid w:val="00ED1400"/>
    <w:rsid w:val="00ED4455"/>
    <w:rsid w:val="00ED50C0"/>
    <w:rsid w:val="00ED60BA"/>
    <w:rsid w:val="00ED6736"/>
    <w:rsid w:val="00ED72A2"/>
    <w:rsid w:val="00ED7F32"/>
    <w:rsid w:val="00EE1D20"/>
    <w:rsid w:val="00EE625F"/>
    <w:rsid w:val="00EE630A"/>
    <w:rsid w:val="00EE6E7A"/>
    <w:rsid w:val="00EE75E2"/>
    <w:rsid w:val="00EE7C52"/>
    <w:rsid w:val="00EF18DC"/>
    <w:rsid w:val="00EF2788"/>
    <w:rsid w:val="00EF2863"/>
    <w:rsid w:val="00EF3722"/>
    <w:rsid w:val="00EF51C6"/>
    <w:rsid w:val="00EF59F2"/>
    <w:rsid w:val="00EF7969"/>
    <w:rsid w:val="00F021DA"/>
    <w:rsid w:val="00F03519"/>
    <w:rsid w:val="00F03C13"/>
    <w:rsid w:val="00F051F0"/>
    <w:rsid w:val="00F06654"/>
    <w:rsid w:val="00F10A56"/>
    <w:rsid w:val="00F10F94"/>
    <w:rsid w:val="00F11812"/>
    <w:rsid w:val="00F153FD"/>
    <w:rsid w:val="00F15F44"/>
    <w:rsid w:val="00F171D2"/>
    <w:rsid w:val="00F1738A"/>
    <w:rsid w:val="00F20857"/>
    <w:rsid w:val="00F2105B"/>
    <w:rsid w:val="00F24066"/>
    <w:rsid w:val="00F261BB"/>
    <w:rsid w:val="00F2641D"/>
    <w:rsid w:val="00F2659C"/>
    <w:rsid w:val="00F2771A"/>
    <w:rsid w:val="00F27FDD"/>
    <w:rsid w:val="00F30183"/>
    <w:rsid w:val="00F309FE"/>
    <w:rsid w:val="00F30BC0"/>
    <w:rsid w:val="00F3307E"/>
    <w:rsid w:val="00F33D68"/>
    <w:rsid w:val="00F34A3A"/>
    <w:rsid w:val="00F350EF"/>
    <w:rsid w:val="00F35A9D"/>
    <w:rsid w:val="00F36B64"/>
    <w:rsid w:val="00F36F01"/>
    <w:rsid w:val="00F375C5"/>
    <w:rsid w:val="00F3784F"/>
    <w:rsid w:val="00F41D98"/>
    <w:rsid w:val="00F425EF"/>
    <w:rsid w:val="00F4375B"/>
    <w:rsid w:val="00F47DA0"/>
    <w:rsid w:val="00F50960"/>
    <w:rsid w:val="00F531E1"/>
    <w:rsid w:val="00F53EFC"/>
    <w:rsid w:val="00F5422E"/>
    <w:rsid w:val="00F5444F"/>
    <w:rsid w:val="00F5773F"/>
    <w:rsid w:val="00F603CD"/>
    <w:rsid w:val="00F61CD8"/>
    <w:rsid w:val="00F61FC0"/>
    <w:rsid w:val="00F633A4"/>
    <w:rsid w:val="00F64B1E"/>
    <w:rsid w:val="00F66023"/>
    <w:rsid w:val="00F66804"/>
    <w:rsid w:val="00F66BD7"/>
    <w:rsid w:val="00F6763F"/>
    <w:rsid w:val="00F67A59"/>
    <w:rsid w:val="00F702CA"/>
    <w:rsid w:val="00F70826"/>
    <w:rsid w:val="00F723AB"/>
    <w:rsid w:val="00F74325"/>
    <w:rsid w:val="00F74883"/>
    <w:rsid w:val="00F74D0C"/>
    <w:rsid w:val="00F75E52"/>
    <w:rsid w:val="00F76DBE"/>
    <w:rsid w:val="00F77F7F"/>
    <w:rsid w:val="00F81753"/>
    <w:rsid w:val="00F84493"/>
    <w:rsid w:val="00F844F4"/>
    <w:rsid w:val="00F84573"/>
    <w:rsid w:val="00F851B2"/>
    <w:rsid w:val="00F85766"/>
    <w:rsid w:val="00F86FA9"/>
    <w:rsid w:val="00F87037"/>
    <w:rsid w:val="00F87572"/>
    <w:rsid w:val="00F9033A"/>
    <w:rsid w:val="00F90622"/>
    <w:rsid w:val="00F9122A"/>
    <w:rsid w:val="00F92BA1"/>
    <w:rsid w:val="00F946EC"/>
    <w:rsid w:val="00F95B53"/>
    <w:rsid w:val="00F95ED2"/>
    <w:rsid w:val="00F96129"/>
    <w:rsid w:val="00F9615E"/>
    <w:rsid w:val="00F963E9"/>
    <w:rsid w:val="00F978B4"/>
    <w:rsid w:val="00F97B88"/>
    <w:rsid w:val="00FA0029"/>
    <w:rsid w:val="00FA0BDC"/>
    <w:rsid w:val="00FA2D67"/>
    <w:rsid w:val="00FA370A"/>
    <w:rsid w:val="00FA3BA4"/>
    <w:rsid w:val="00FA48DF"/>
    <w:rsid w:val="00FA4E7B"/>
    <w:rsid w:val="00FA5EA5"/>
    <w:rsid w:val="00FB0139"/>
    <w:rsid w:val="00FB03E4"/>
    <w:rsid w:val="00FB03EF"/>
    <w:rsid w:val="00FB0B89"/>
    <w:rsid w:val="00FB1B57"/>
    <w:rsid w:val="00FB2DD7"/>
    <w:rsid w:val="00FB4867"/>
    <w:rsid w:val="00FB5C9A"/>
    <w:rsid w:val="00FB5F53"/>
    <w:rsid w:val="00FB6D4A"/>
    <w:rsid w:val="00FB7F73"/>
    <w:rsid w:val="00FB7FB0"/>
    <w:rsid w:val="00FC1ADA"/>
    <w:rsid w:val="00FC4A07"/>
    <w:rsid w:val="00FC5E6A"/>
    <w:rsid w:val="00FC6C1E"/>
    <w:rsid w:val="00FC79F3"/>
    <w:rsid w:val="00FC7C4D"/>
    <w:rsid w:val="00FD01F5"/>
    <w:rsid w:val="00FD0D14"/>
    <w:rsid w:val="00FD1571"/>
    <w:rsid w:val="00FD1DA9"/>
    <w:rsid w:val="00FD3EEE"/>
    <w:rsid w:val="00FD5076"/>
    <w:rsid w:val="00FD5D70"/>
    <w:rsid w:val="00FE1280"/>
    <w:rsid w:val="00FE13F1"/>
    <w:rsid w:val="00FE2730"/>
    <w:rsid w:val="00FE2F08"/>
    <w:rsid w:val="00FE37ED"/>
    <w:rsid w:val="00FE4195"/>
    <w:rsid w:val="00FE470A"/>
    <w:rsid w:val="00FE4C87"/>
    <w:rsid w:val="00FE6C29"/>
    <w:rsid w:val="00FE703D"/>
    <w:rsid w:val="00FE7298"/>
    <w:rsid w:val="00FF1771"/>
    <w:rsid w:val="00FF1C5A"/>
    <w:rsid w:val="00FF20C5"/>
    <w:rsid w:val="00FF3C19"/>
    <w:rsid w:val="00FF4E23"/>
    <w:rsid w:val="00FF789A"/>
    <w:rsid w:val="00FF7C0A"/>
    <w:rsid w:val="00FF7F4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a0b6c0,#cad6da,#949eaa,#afb4be,#d0d3da,#f90,#900"/>
    </o:shapedefaults>
    <o:shapelayout v:ext="edit">
      <o:idmap v:ext="edit" data="1"/>
    </o:shapelayout>
  </w:shapeDefaults>
  <w:decimalSymbol w:val="."/>
  <w:listSeparator w:val=","/>
  <w14:docId w14:val="4E442175"/>
  <w15:docId w15:val="{CC9BF66D-41A8-41D9-8375-B75E456A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Angsana New"/>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9689B"/>
    <w:pPr>
      <w:spacing w:before="115" w:line="230" w:lineRule="atLeast"/>
    </w:pPr>
    <w:rPr>
      <w:rFonts w:ascii="Siemens Sans" w:hAnsi="Siemens Sans"/>
      <w:spacing w:val="4"/>
      <w:kern w:val="10"/>
      <w:sz w:val="18"/>
      <w:szCs w:val="18"/>
      <w:lang w:val="en-US" w:eastAsia="de-DE"/>
    </w:rPr>
  </w:style>
  <w:style w:type="paragraph" w:styleId="Heading1">
    <w:name w:val="heading 1"/>
    <w:aliases w:val="TCCC - Heading 1,Überschrift 1a,Headline1,Headline1:Überschrift 1,h1,OdsKap1,OdsKap1Überschrift,H1,ASAPHeading 1,Header 1,Chapter,Headline11,Headline1:Überschrift 11,1,Part,H1&lt;------------------,Überschrift 0,Heading 10,Head1,Heading apps"/>
    <w:basedOn w:val="Normal"/>
    <w:next w:val="Normal"/>
    <w:qFormat/>
    <w:rsid w:val="006B56CB"/>
    <w:pPr>
      <w:keepNext/>
      <w:pageBreakBefore/>
      <w:framePr w:w="9526" w:vSpace="567" w:wrap="around" w:vAnchor="page" w:hAnchor="text" w:y="2042"/>
      <w:numPr>
        <w:numId w:val="4"/>
      </w:numPr>
      <w:spacing w:before="0" w:line="420" w:lineRule="atLeast"/>
      <w:outlineLvl w:val="0"/>
    </w:pPr>
    <w:rPr>
      <w:rFonts w:cs="Arial"/>
      <w:b/>
      <w:bCs/>
      <w:spacing w:val="1"/>
      <w:kern w:val="32"/>
      <w:sz w:val="36"/>
      <w:szCs w:val="36"/>
    </w:rPr>
  </w:style>
  <w:style w:type="paragraph" w:styleId="Heading2">
    <w:name w:val="heading 2"/>
    <w:aliases w:val="TCCC- Heading 2,Headline 2,Gliederung2,H2,h2,Heading 2- no#,L2,OdsKap2,OdsKap2Überschrift,Section,ASAPHeading 2,(Strg+2),Header 2,Headline 21,Gliederung21,Chapter Title,Response Code,A,A.B.C.,l2,2 headline,DOC_Überschrift_2,a_Heading"/>
    <w:basedOn w:val="Normal"/>
    <w:next w:val="Normal"/>
    <w:qFormat/>
    <w:rsid w:val="006B56CB"/>
    <w:pPr>
      <w:keepNext/>
      <w:keepLines/>
      <w:numPr>
        <w:ilvl w:val="1"/>
        <w:numId w:val="4"/>
      </w:numPr>
      <w:spacing w:before="345" w:after="230" w:line="370" w:lineRule="atLeast"/>
      <w:outlineLvl w:val="1"/>
    </w:pPr>
    <w:rPr>
      <w:rFonts w:cs="Arial"/>
      <w:b/>
      <w:bCs/>
      <w:iCs/>
      <w:spacing w:val="2"/>
      <w:sz w:val="30"/>
      <w:szCs w:val="30"/>
    </w:rPr>
  </w:style>
  <w:style w:type="paragraph" w:styleId="Heading3">
    <w:name w:val="heading 3"/>
    <w:aliases w:val="TCCC- Heading 3,Überschrift 3                                     3,num.                                              3,h3,Head3,3,Level 3 Head,l3,h31,Head31,31,Level 3 Head1,H31,l31,H3,OdsKap3,OdsKap3Überschrift,Gliederung3,Überscɨrift 3,b"/>
    <w:basedOn w:val="Normal"/>
    <w:next w:val="Normal"/>
    <w:qFormat/>
    <w:rsid w:val="00CF03F3"/>
    <w:pPr>
      <w:keepNext/>
      <w:keepLines/>
      <w:numPr>
        <w:ilvl w:val="2"/>
        <w:numId w:val="4"/>
      </w:numPr>
      <w:spacing w:before="460" w:after="230" w:line="260" w:lineRule="atLeast"/>
      <w:outlineLvl w:val="2"/>
    </w:pPr>
    <w:rPr>
      <w:rFonts w:cs="Arial"/>
      <w:b/>
      <w:bCs/>
      <w:sz w:val="28"/>
      <w:szCs w:val="22"/>
    </w:rPr>
  </w:style>
  <w:style w:type="paragraph" w:styleId="Heading4">
    <w:name w:val="heading 4"/>
    <w:basedOn w:val="Normal"/>
    <w:next w:val="Normal"/>
    <w:qFormat/>
    <w:rsid w:val="00196D88"/>
    <w:pPr>
      <w:keepNext/>
      <w:numPr>
        <w:ilvl w:val="3"/>
        <w:numId w:val="4"/>
      </w:numPr>
      <w:spacing w:before="240" w:after="60"/>
      <w:outlineLvl w:val="3"/>
    </w:pPr>
    <w:rPr>
      <w:rFonts w:ascii="Times New Roman" w:hAnsi="Times New Roman" w:cs="Times New Roman"/>
      <w:b/>
      <w:bCs/>
      <w:sz w:val="28"/>
      <w:szCs w:val="28"/>
    </w:rPr>
  </w:style>
  <w:style w:type="paragraph" w:styleId="Heading5">
    <w:name w:val="heading 5"/>
    <w:basedOn w:val="Heading4"/>
    <w:next w:val="Normal"/>
    <w:link w:val="Heading5Char"/>
    <w:qFormat/>
    <w:rsid w:val="00A50DF8"/>
    <w:pPr>
      <w:keepNext w:val="0"/>
      <w:numPr>
        <w:ilvl w:val="4"/>
      </w:numPr>
      <w:spacing w:before="120" w:after="120" w:line="240" w:lineRule="auto"/>
      <w:jc w:val="both"/>
      <w:outlineLvl w:val="4"/>
    </w:pPr>
    <w:rPr>
      <w:rFonts w:ascii="Arial" w:hAnsi="Arial"/>
      <w:snapToGrid w:val="0"/>
      <w:spacing w:val="0"/>
      <w:kern w:val="0"/>
      <w:sz w:val="22"/>
      <w:szCs w:val="20"/>
      <w:lang w:val="en-GB" w:eastAsia="x-none"/>
    </w:rPr>
  </w:style>
  <w:style w:type="paragraph" w:styleId="Heading6">
    <w:name w:val="heading 6"/>
    <w:basedOn w:val="Heading4"/>
    <w:next w:val="Normal"/>
    <w:link w:val="Heading6Char"/>
    <w:qFormat/>
    <w:rsid w:val="00A50DF8"/>
    <w:pPr>
      <w:keepNext w:val="0"/>
      <w:numPr>
        <w:ilvl w:val="5"/>
      </w:numPr>
      <w:spacing w:before="120" w:after="120" w:line="240" w:lineRule="auto"/>
      <w:jc w:val="both"/>
      <w:outlineLvl w:val="5"/>
    </w:pPr>
    <w:rPr>
      <w:rFonts w:ascii="Arial" w:hAnsi="Arial"/>
      <w:snapToGrid w:val="0"/>
      <w:spacing w:val="0"/>
      <w:kern w:val="0"/>
      <w:sz w:val="22"/>
      <w:szCs w:val="20"/>
      <w:lang w:val="en-GB" w:eastAsia="x-none"/>
    </w:rPr>
  </w:style>
  <w:style w:type="paragraph" w:styleId="Heading7">
    <w:name w:val="heading 7"/>
    <w:basedOn w:val="Heading4"/>
    <w:next w:val="Normal"/>
    <w:link w:val="Heading7Char"/>
    <w:qFormat/>
    <w:rsid w:val="00A50DF8"/>
    <w:pPr>
      <w:keepNext w:val="0"/>
      <w:numPr>
        <w:ilvl w:val="6"/>
      </w:numPr>
      <w:spacing w:before="120" w:after="120" w:line="240" w:lineRule="auto"/>
      <w:jc w:val="both"/>
      <w:outlineLvl w:val="6"/>
    </w:pPr>
    <w:rPr>
      <w:rFonts w:ascii="Arial" w:hAnsi="Arial"/>
      <w:snapToGrid w:val="0"/>
      <w:spacing w:val="0"/>
      <w:kern w:val="0"/>
      <w:sz w:val="22"/>
      <w:szCs w:val="20"/>
      <w:lang w:val="en-GB" w:eastAsia="x-none"/>
    </w:rPr>
  </w:style>
  <w:style w:type="paragraph" w:styleId="Heading8">
    <w:name w:val="heading 8"/>
    <w:basedOn w:val="Heading4"/>
    <w:next w:val="Normal"/>
    <w:link w:val="Heading8Char"/>
    <w:qFormat/>
    <w:rsid w:val="00A50DF8"/>
    <w:pPr>
      <w:keepNext w:val="0"/>
      <w:numPr>
        <w:ilvl w:val="7"/>
      </w:numPr>
      <w:spacing w:before="120" w:after="120" w:line="240" w:lineRule="auto"/>
      <w:jc w:val="both"/>
      <w:outlineLvl w:val="7"/>
    </w:pPr>
    <w:rPr>
      <w:rFonts w:ascii="Arial" w:hAnsi="Arial"/>
      <w:snapToGrid w:val="0"/>
      <w:spacing w:val="0"/>
      <w:kern w:val="0"/>
      <w:sz w:val="22"/>
      <w:szCs w:val="20"/>
      <w:lang w:val="en-GB" w:eastAsia="x-none"/>
    </w:rPr>
  </w:style>
  <w:style w:type="paragraph" w:styleId="Heading9">
    <w:name w:val="heading 9"/>
    <w:basedOn w:val="Heading4"/>
    <w:next w:val="Normal"/>
    <w:link w:val="Heading9Char"/>
    <w:qFormat/>
    <w:rsid w:val="00A50DF8"/>
    <w:pPr>
      <w:keepNext w:val="0"/>
      <w:numPr>
        <w:ilvl w:val="8"/>
      </w:numPr>
      <w:spacing w:before="120" w:after="120" w:line="240" w:lineRule="auto"/>
      <w:jc w:val="both"/>
      <w:outlineLvl w:val="8"/>
    </w:pPr>
    <w:rPr>
      <w:rFonts w:ascii="Arial" w:hAnsi="Arial"/>
      <w:snapToGrid w:val="0"/>
      <w:spacing w:val="0"/>
      <w:kern w:val="0"/>
      <w:sz w:val="22"/>
      <w:szCs w:val="20"/>
      <w:lang w:val="en-GB"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En-tête1,E.e,E,En-tête11,E.e1,E1,En-tête12,E.e2,h"/>
    <w:basedOn w:val="Normal"/>
    <w:rsid w:val="003B7F03"/>
    <w:pPr>
      <w:tabs>
        <w:tab w:val="center" w:pos="4536"/>
        <w:tab w:val="right" w:pos="9072"/>
      </w:tabs>
      <w:spacing w:before="0" w:line="160" w:lineRule="atLeast"/>
    </w:pPr>
    <w:rPr>
      <w:b/>
      <w:sz w:val="15"/>
      <w:szCs w:val="15"/>
    </w:rPr>
  </w:style>
  <w:style w:type="paragraph" w:styleId="Footer">
    <w:name w:val="footer"/>
    <w:aliases w:val="f,Footer1,ft"/>
    <w:basedOn w:val="Normal"/>
    <w:link w:val="FooterChar"/>
    <w:rsid w:val="00DC0500"/>
    <w:pPr>
      <w:tabs>
        <w:tab w:val="center" w:pos="4536"/>
        <w:tab w:val="right" w:pos="9072"/>
      </w:tabs>
      <w:spacing w:before="0" w:line="160" w:lineRule="atLeast"/>
    </w:pPr>
    <w:rPr>
      <w:b/>
      <w:sz w:val="15"/>
      <w:szCs w:val="15"/>
    </w:rPr>
  </w:style>
  <w:style w:type="paragraph" w:styleId="TOC1">
    <w:name w:val="toc 1"/>
    <w:basedOn w:val="Normal"/>
    <w:next w:val="Normal"/>
    <w:autoRedefine/>
    <w:uiPriority w:val="39"/>
    <w:rsid w:val="00E91F72"/>
    <w:pPr>
      <w:tabs>
        <w:tab w:val="left" w:pos="440"/>
        <w:tab w:val="left" w:leader="dot" w:pos="8505"/>
        <w:tab w:val="right" w:leader="dot" w:pos="8772"/>
      </w:tabs>
      <w:spacing w:before="120" w:after="120" w:line="240" w:lineRule="auto"/>
    </w:pPr>
    <w:rPr>
      <w:b/>
      <w:caps/>
      <w:sz w:val="22"/>
      <w:szCs w:val="22"/>
    </w:rPr>
  </w:style>
  <w:style w:type="table" w:styleId="TableGrid">
    <w:name w:val="Table Grid"/>
    <w:basedOn w:val="TableNormal"/>
    <w:rsid w:val="00554367"/>
    <w:pPr>
      <w:spacing w:line="230" w:lineRule="atLeast"/>
    </w:pPr>
    <w:tblPr/>
  </w:style>
  <w:style w:type="paragraph" w:styleId="TOC3">
    <w:name w:val="toc 3"/>
    <w:basedOn w:val="Normal"/>
    <w:next w:val="Normal"/>
    <w:autoRedefine/>
    <w:uiPriority w:val="39"/>
    <w:rsid w:val="008F2A09"/>
    <w:pPr>
      <w:tabs>
        <w:tab w:val="left" w:leader="dot" w:pos="8505"/>
      </w:tabs>
      <w:spacing w:before="0" w:line="240" w:lineRule="auto"/>
      <w:ind w:left="170" w:right="567"/>
    </w:pPr>
    <w:rPr>
      <w:smallCaps/>
      <w:sz w:val="20"/>
    </w:rPr>
  </w:style>
  <w:style w:type="character" w:styleId="Hyperlink">
    <w:name w:val="Hyperlink"/>
    <w:uiPriority w:val="99"/>
    <w:rsid w:val="0040668C"/>
    <w:rPr>
      <w:rFonts w:cs="Siemens Sans"/>
      <w:color w:val="0000FF"/>
      <w:sz w:val="22"/>
      <w:szCs w:val="22"/>
      <w:u w:val="single"/>
    </w:rPr>
  </w:style>
  <w:style w:type="paragraph" w:customStyle="1" w:styleId="Copybullet">
    <w:name w:val="_Copy bullet +"/>
    <w:basedOn w:val="Normal"/>
    <w:rsid w:val="00FD01F5"/>
    <w:pPr>
      <w:numPr>
        <w:numId w:val="2"/>
      </w:numPr>
      <w:spacing w:before="0" w:after="115"/>
    </w:pPr>
  </w:style>
  <w:style w:type="paragraph" w:styleId="TOC2">
    <w:name w:val="toc 2"/>
    <w:basedOn w:val="Normal"/>
    <w:next w:val="Normal"/>
    <w:autoRedefine/>
    <w:uiPriority w:val="39"/>
    <w:rsid w:val="00AB38CE"/>
    <w:pPr>
      <w:numPr>
        <w:numId w:val="7"/>
      </w:numPr>
      <w:tabs>
        <w:tab w:val="left" w:pos="720"/>
        <w:tab w:val="left" w:pos="879"/>
        <w:tab w:val="left" w:leader="dot" w:pos="8505"/>
        <w:tab w:val="right" w:leader="dot" w:pos="8772"/>
      </w:tabs>
      <w:spacing w:before="0" w:line="240" w:lineRule="auto"/>
      <w:ind w:right="567"/>
    </w:pPr>
    <w:rPr>
      <w:smallCaps/>
      <w:noProof/>
      <w:sz w:val="22"/>
      <w:szCs w:val="22"/>
    </w:rPr>
  </w:style>
  <w:style w:type="paragraph" w:customStyle="1" w:styleId="Caption">
    <w:name w:val="_Caption"/>
    <w:basedOn w:val="Normal"/>
    <w:autoRedefine/>
    <w:rsid w:val="00B746D8"/>
    <w:pPr>
      <w:spacing w:before="100" w:after="230" w:line="360" w:lineRule="auto"/>
      <w:jc w:val="center"/>
    </w:pPr>
    <w:rPr>
      <w:rFonts w:eastAsia="Siemens Sans" w:cs="Siemens Sans"/>
      <w:sz w:val="22"/>
      <w:szCs w:val="22"/>
      <w:lang w:val="en-GB"/>
    </w:rPr>
  </w:style>
  <w:style w:type="paragraph" w:customStyle="1" w:styleId="Copy">
    <w:name w:val="_Copy"/>
    <w:basedOn w:val="Normal"/>
    <w:link w:val="CopyChar"/>
    <w:rsid w:val="006B1E1F"/>
    <w:pPr>
      <w:spacing w:before="0"/>
    </w:pPr>
  </w:style>
  <w:style w:type="character" w:styleId="PageNumber">
    <w:name w:val="page number"/>
    <w:basedOn w:val="DefaultParagraphFont"/>
    <w:rsid w:val="006B56CB"/>
  </w:style>
  <w:style w:type="character" w:customStyle="1" w:styleId="Date">
    <w:name w:val="_Date"/>
    <w:rsid w:val="00547AB0"/>
    <w:rPr>
      <w:rFonts w:ascii="Siemens Sans" w:hAnsi="Siemens Sans"/>
      <w:spacing w:val="2"/>
      <w:sz w:val="30"/>
      <w:szCs w:val="30"/>
    </w:rPr>
  </w:style>
  <w:style w:type="character" w:customStyle="1" w:styleId="CopyChar">
    <w:name w:val="_Copy Char"/>
    <w:link w:val="Copy"/>
    <w:rsid w:val="006B1E1F"/>
    <w:rPr>
      <w:rFonts w:ascii="Siemens Sans" w:hAnsi="Siemens Sans"/>
      <w:spacing w:val="4"/>
      <w:kern w:val="10"/>
      <w:sz w:val="18"/>
      <w:szCs w:val="18"/>
      <w:lang w:val="en-US" w:eastAsia="de-DE" w:bidi="ar-SA"/>
    </w:rPr>
  </w:style>
  <w:style w:type="paragraph" w:customStyle="1" w:styleId="Subhead2">
    <w:name w:val="_Subhead 2"/>
    <w:basedOn w:val="Copy"/>
    <w:rsid w:val="0010262E"/>
    <w:pPr>
      <w:framePr w:w="8505" w:h="7938" w:hRule="exact" w:wrap="around" w:vAnchor="page" w:hAnchor="text" w:y="7865"/>
      <w:tabs>
        <w:tab w:val="right" w:pos="8494"/>
      </w:tabs>
      <w:spacing w:line="370" w:lineRule="atLeast"/>
    </w:pPr>
    <w:rPr>
      <w:b/>
      <w:spacing w:val="2"/>
      <w:sz w:val="30"/>
      <w:szCs w:val="30"/>
    </w:rPr>
  </w:style>
  <w:style w:type="paragraph" w:customStyle="1" w:styleId="Copy0">
    <w:name w:val="_Copy +"/>
    <w:basedOn w:val="Normal"/>
    <w:rsid w:val="00FD01F5"/>
    <w:pPr>
      <w:spacing w:before="0" w:after="115"/>
    </w:pPr>
  </w:style>
  <w:style w:type="paragraph" w:customStyle="1" w:styleId="Headline">
    <w:name w:val="_Headline"/>
    <w:basedOn w:val="Normal"/>
    <w:rsid w:val="00FD01F5"/>
    <w:pPr>
      <w:framePr w:w="8505" w:h="2211" w:hRule="exact" w:wrap="around" w:vAnchor="page" w:hAnchor="page" w:x="1702" w:y="1311"/>
      <w:spacing w:before="0" w:line="620" w:lineRule="atLeast"/>
    </w:pPr>
    <w:rPr>
      <w:rFonts w:ascii="Siemens Serif Semibold" w:hAnsi="Siemens Serif Semibold"/>
      <w:sz w:val="52"/>
      <w:szCs w:val="52"/>
    </w:rPr>
  </w:style>
  <w:style w:type="paragraph" w:customStyle="1" w:styleId="Subhead">
    <w:name w:val="_Subhead"/>
    <w:basedOn w:val="Copy"/>
    <w:rsid w:val="00A83575"/>
    <w:pPr>
      <w:framePr w:w="8505" w:h="2211" w:hRule="exact" w:wrap="around" w:vAnchor="page" w:hAnchor="page" w:x="1702" w:y="1311"/>
      <w:spacing w:line="310" w:lineRule="atLeast"/>
    </w:pPr>
    <w:rPr>
      <w:b/>
      <w:spacing w:val="2"/>
      <w:sz w:val="26"/>
      <w:szCs w:val="26"/>
    </w:rPr>
  </w:style>
  <w:style w:type="paragraph" w:customStyle="1" w:styleId="Copy2">
    <w:name w:val="_Copy 2"/>
    <w:basedOn w:val="Copy"/>
    <w:rsid w:val="0010262E"/>
    <w:pPr>
      <w:framePr w:w="8505" w:h="7938" w:hRule="exact" w:wrap="around" w:vAnchor="page" w:hAnchor="text" w:y="7865"/>
      <w:tabs>
        <w:tab w:val="right" w:pos="8494"/>
      </w:tabs>
      <w:spacing w:line="310" w:lineRule="atLeast"/>
    </w:pPr>
    <w:rPr>
      <w:spacing w:val="2"/>
      <w:sz w:val="26"/>
      <w:szCs w:val="26"/>
    </w:rPr>
  </w:style>
  <w:style w:type="paragraph" w:customStyle="1" w:styleId="Copyabbreviations">
    <w:name w:val="_Copy abbreviations"/>
    <w:basedOn w:val="Copy"/>
    <w:rsid w:val="0010262E"/>
    <w:pPr>
      <w:tabs>
        <w:tab w:val="right" w:pos="1332"/>
        <w:tab w:val="left" w:pos="1644"/>
      </w:tabs>
      <w:spacing w:after="200" w:line="200" w:lineRule="atLeast"/>
    </w:pPr>
    <w:rPr>
      <w:sz w:val="15"/>
      <w:szCs w:val="15"/>
    </w:rPr>
  </w:style>
  <w:style w:type="paragraph" w:customStyle="1" w:styleId="Contenthead">
    <w:name w:val="_Content head"/>
    <w:basedOn w:val="Copy"/>
    <w:rsid w:val="006F106C"/>
    <w:pPr>
      <w:spacing w:after="460" w:line="370" w:lineRule="atLeast"/>
    </w:pPr>
    <w:rPr>
      <w:b/>
      <w:spacing w:val="2"/>
      <w:sz w:val="30"/>
      <w:szCs w:val="30"/>
    </w:rPr>
  </w:style>
  <w:style w:type="paragraph" w:customStyle="1" w:styleId="Index">
    <w:name w:val="Index"/>
    <w:autoRedefine/>
    <w:rsid w:val="0034200F"/>
    <w:pPr>
      <w:pageBreakBefore/>
      <w:widowControl w:val="0"/>
      <w:spacing w:after="120"/>
    </w:pPr>
    <w:rPr>
      <w:rFonts w:ascii="Siemens Sans" w:eastAsia="Siemens Sans" w:hAnsi="Siemens Sans"/>
      <w:b/>
      <w:bCs/>
      <w:noProof/>
      <w:sz w:val="22"/>
      <w:szCs w:val="22"/>
      <w:lang w:val="en-US" w:eastAsia="de-DE"/>
    </w:rPr>
  </w:style>
  <w:style w:type="paragraph" w:customStyle="1" w:styleId="StyleHeading1TCCC-Heading1berschrift1aHeadline1Headline1">
    <w:name w:val="Style Heading 1TCCC - Heading 1Überschrift 1aHeadline1Headline1..."/>
    <w:basedOn w:val="Heading1"/>
    <w:rsid w:val="004F5933"/>
    <w:pPr>
      <w:framePr w:w="0" w:vSpace="0" w:wrap="auto" w:vAnchor="margin" w:yAlign="inline" w:anchorLock="1"/>
      <w:widowControl w:val="0"/>
      <w:numPr>
        <w:numId w:val="1"/>
      </w:numPr>
      <w:tabs>
        <w:tab w:val="clear" w:pos="397"/>
        <w:tab w:val="num" w:pos="680"/>
        <w:tab w:val="left" w:pos="851"/>
      </w:tabs>
      <w:spacing w:before="60" w:after="360" w:line="240" w:lineRule="auto"/>
      <w:ind w:left="680" w:hanging="680"/>
      <w:jc w:val="both"/>
    </w:pPr>
    <w:rPr>
      <w:rFonts w:eastAsia="Arial"/>
      <w:spacing w:val="0"/>
      <w:kern w:val="0"/>
      <w:szCs w:val="40"/>
    </w:rPr>
  </w:style>
  <w:style w:type="paragraph" w:styleId="Caption0">
    <w:name w:val="caption"/>
    <w:basedOn w:val="Normal"/>
    <w:next w:val="Normal"/>
    <w:uiPriority w:val="35"/>
    <w:qFormat/>
    <w:rsid w:val="003753AE"/>
    <w:pPr>
      <w:jc w:val="center"/>
    </w:pPr>
    <w:rPr>
      <w:rFonts w:ascii="Times New Roman" w:hAnsi="Times New Roman" w:cs="Times New Roman"/>
      <w:sz w:val="22"/>
      <w:szCs w:val="22"/>
    </w:rPr>
  </w:style>
  <w:style w:type="paragraph" w:styleId="TableofFigures">
    <w:name w:val="table of figures"/>
    <w:basedOn w:val="Normal"/>
    <w:next w:val="Normal"/>
    <w:semiHidden/>
    <w:rsid w:val="00B12864"/>
    <w:pPr>
      <w:tabs>
        <w:tab w:val="left" w:leader="dot" w:pos="8505"/>
      </w:tabs>
      <w:spacing w:before="60" w:after="60"/>
    </w:pPr>
    <w:rPr>
      <w:sz w:val="22"/>
      <w:szCs w:val="22"/>
    </w:rPr>
  </w:style>
  <w:style w:type="paragraph" w:customStyle="1" w:styleId="scfstandard">
    <w:name w:val="scf_standard"/>
    <w:link w:val="scfstandardChar"/>
    <w:rsid w:val="00BA44B3"/>
    <w:pPr>
      <w:widowControl w:val="0"/>
    </w:pPr>
    <w:rPr>
      <w:rFonts w:ascii="Arial" w:hAnsi="Arial"/>
      <w:sz w:val="22"/>
      <w:lang w:val="de-DE" w:eastAsia="en-US"/>
    </w:rPr>
  </w:style>
  <w:style w:type="character" w:customStyle="1" w:styleId="scfstandardChar">
    <w:name w:val="scf_standard Char"/>
    <w:link w:val="scfstandard"/>
    <w:rsid w:val="00BA44B3"/>
    <w:rPr>
      <w:rFonts w:ascii="Arial" w:hAnsi="Arial"/>
      <w:sz w:val="22"/>
      <w:lang w:val="de-DE" w:eastAsia="en-US" w:bidi="ar-SA"/>
    </w:rPr>
  </w:style>
  <w:style w:type="paragraph" w:styleId="BodyText">
    <w:name w:val="Body Text"/>
    <w:aliases w:val="Tempo Body Text,bt,body text,BODY TEXT,t,Tempo Body Text1,Tempo Body Text2,Tempo Body Text3,Tempo Body Text4,Tempo Body Text5,Tempo Body Text6,Tempo Body Text7,Tempo Body Text8,Tempo Body Text9,Tempo Body Text10,Tempo Body Text11"/>
    <w:basedOn w:val="Normal"/>
    <w:rsid w:val="00773283"/>
    <w:pPr>
      <w:spacing w:before="120" w:line="240" w:lineRule="auto"/>
    </w:pPr>
    <w:rPr>
      <w:rFonts w:ascii="Arial" w:hAnsi="Arial" w:cs="Arial"/>
      <w:spacing w:val="0"/>
      <w:kern w:val="0"/>
      <w:sz w:val="22"/>
      <w:szCs w:val="22"/>
      <w:lang w:eastAsia="en-US"/>
    </w:rPr>
  </w:style>
  <w:style w:type="paragraph" w:customStyle="1" w:styleId="sysLogop1">
    <w:name w:val="sys Logo p1"/>
    <w:basedOn w:val="Normal"/>
    <w:semiHidden/>
    <w:rsid w:val="00FA370A"/>
    <w:pPr>
      <w:framePr w:w="2835" w:h="1985" w:hSpace="181" w:wrap="notBeside" w:vAnchor="page" w:hAnchor="page" w:x="7656" w:y="1135" w:anchorLock="1"/>
      <w:spacing w:before="0" w:line="240" w:lineRule="auto"/>
    </w:pPr>
    <w:rPr>
      <w:rFonts w:ascii="Lucida Sans" w:hAnsi="Lucida Sans"/>
      <w:spacing w:val="0"/>
      <w:kern w:val="0"/>
      <w:szCs w:val="20"/>
      <w:lang w:eastAsia="nl-NL"/>
    </w:rPr>
  </w:style>
  <w:style w:type="paragraph" w:customStyle="1" w:styleId="Normal10J">
    <w:name w:val="Normal10J"/>
    <w:basedOn w:val="Normal"/>
    <w:link w:val="Normal10JChar"/>
    <w:rsid w:val="00B746D8"/>
    <w:pPr>
      <w:spacing w:before="0" w:line="240" w:lineRule="auto"/>
      <w:jc w:val="both"/>
    </w:pPr>
    <w:rPr>
      <w:bCs/>
      <w:color w:val="000000"/>
      <w:spacing w:val="0"/>
      <w:kern w:val="0"/>
      <w:sz w:val="20"/>
      <w:szCs w:val="24"/>
      <w:lang w:val="en-GB" w:eastAsia="en-US"/>
    </w:rPr>
  </w:style>
  <w:style w:type="character" w:customStyle="1" w:styleId="Normal10JChar">
    <w:name w:val="Normal10J Char"/>
    <w:link w:val="Normal10J"/>
    <w:rsid w:val="00B746D8"/>
    <w:rPr>
      <w:rFonts w:ascii="Siemens Sans" w:hAnsi="Siemens Sans" w:cs="Angsana New"/>
      <w:bCs/>
      <w:color w:val="000000"/>
      <w:szCs w:val="24"/>
      <w:lang w:val="en-GB" w:eastAsia="en-US" w:bidi="ar-SA"/>
    </w:rPr>
  </w:style>
  <w:style w:type="paragraph" w:customStyle="1" w:styleId="Normal0">
    <w:name w:val="Normal'"/>
    <w:basedOn w:val="Normal"/>
    <w:link w:val="NormalChar"/>
    <w:rsid w:val="00196D88"/>
    <w:pPr>
      <w:tabs>
        <w:tab w:val="left" w:pos="1440"/>
        <w:tab w:val="left" w:pos="2160"/>
        <w:tab w:val="left" w:pos="2880"/>
        <w:tab w:val="left" w:pos="3600"/>
        <w:tab w:val="right" w:pos="9923"/>
      </w:tabs>
      <w:spacing w:before="60" w:after="60" w:line="240" w:lineRule="auto"/>
      <w:jc w:val="both"/>
    </w:pPr>
    <w:rPr>
      <w:rFonts w:eastAsia="MS Mincho" w:cs="Arial"/>
      <w:color w:val="0000FF"/>
      <w:spacing w:val="0"/>
      <w:kern w:val="0"/>
      <w:sz w:val="20"/>
      <w:szCs w:val="20"/>
      <w:lang w:eastAsia="en-US"/>
    </w:rPr>
  </w:style>
  <w:style w:type="character" w:customStyle="1" w:styleId="NormalChar">
    <w:name w:val="Normal' Char"/>
    <w:link w:val="Normal0"/>
    <w:rsid w:val="00196D88"/>
    <w:rPr>
      <w:rFonts w:ascii="Siemens Sans" w:eastAsia="MS Mincho" w:hAnsi="Siemens Sans" w:cs="Arial"/>
      <w:color w:val="0000FF"/>
      <w:lang w:val="en-US" w:eastAsia="en-US" w:bidi="ar-SA"/>
    </w:rPr>
  </w:style>
  <w:style w:type="paragraph" w:customStyle="1" w:styleId="BodyChar">
    <w:name w:val="Body Char"/>
    <w:basedOn w:val="Normal"/>
    <w:next w:val="Normal"/>
    <w:rsid w:val="000C5E86"/>
    <w:pPr>
      <w:autoSpaceDE w:val="0"/>
      <w:autoSpaceDN w:val="0"/>
      <w:adjustRightInd w:val="0"/>
      <w:spacing w:before="120" w:line="240" w:lineRule="auto"/>
    </w:pPr>
    <w:rPr>
      <w:rFonts w:ascii="Arial" w:eastAsia="MS Mincho" w:hAnsi="Arial"/>
      <w:spacing w:val="0"/>
      <w:kern w:val="0"/>
      <w:sz w:val="24"/>
      <w:szCs w:val="24"/>
      <w:lang w:eastAsia="ja-JP" w:bidi="th-TH"/>
    </w:rPr>
  </w:style>
  <w:style w:type="paragraph" w:customStyle="1" w:styleId="FormHeader2">
    <w:name w:val="Form Header 2"/>
    <w:basedOn w:val="Normal"/>
    <w:rsid w:val="00CE2A6D"/>
    <w:pPr>
      <w:keepNext/>
      <w:tabs>
        <w:tab w:val="right" w:pos="9923"/>
      </w:tabs>
      <w:spacing w:before="80" w:after="60" w:line="240" w:lineRule="auto"/>
    </w:pPr>
    <w:rPr>
      <w:b/>
      <w:spacing w:val="0"/>
      <w:kern w:val="0"/>
      <w:sz w:val="22"/>
      <w:szCs w:val="20"/>
      <w:lang w:val="en-GB"/>
    </w:rPr>
  </w:style>
  <w:style w:type="paragraph" w:customStyle="1" w:styleId="Bullet2">
    <w:name w:val="Bullet 2"/>
    <w:basedOn w:val="Normal"/>
    <w:autoRedefine/>
    <w:rsid w:val="00317E39"/>
    <w:pPr>
      <w:numPr>
        <w:numId w:val="3"/>
      </w:numPr>
      <w:spacing w:before="60" w:after="60" w:line="240" w:lineRule="auto"/>
    </w:pPr>
    <w:rPr>
      <w:rFonts w:cs="Times New Roman"/>
      <w:snapToGrid w:val="0"/>
      <w:spacing w:val="0"/>
      <w:kern w:val="0"/>
      <w:sz w:val="20"/>
      <w:szCs w:val="20"/>
      <w:lang w:val="en-GB"/>
    </w:rPr>
  </w:style>
  <w:style w:type="paragraph" w:customStyle="1" w:styleId="FormText">
    <w:name w:val="Form Text"/>
    <w:basedOn w:val="Normal"/>
    <w:link w:val="FormTextChar"/>
    <w:rsid w:val="00317E39"/>
    <w:pPr>
      <w:tabs>
        <w:tab w:val="right" w:pos="9923"/>
      </w:tabs>
      <w:spacing w:before="120" w:after="80" w:line="240" w:lineRule="auto"/>
    </w:pPr>
    <w:rPr>
      <w:spacing w:val="0"/>
      <w:kern w:val="0"/>
      <w:sz w:val="22"/>
      <w:szCs w:val="20"/>
    </w:rPr>
  </w:style>
  <w:style w:type="character" w:customStyle="1" w:styleId="FormTextChar">
    <w:name w:val="Form Text Char"/>
    <w:link w:val="FormText"/>
    <w:rsid w:val="00317E39"/>
    <w:rPr>
      <w:rFonts w:ascii="Siemens Sans" w:hAnsi="Siemens Sans"/>
      <w:sz w:val="22"/>
      <w:lang w:val="en-US" w:eastAsia="de-DE" w:bidi="ar-SA"/>
    </w:rPr>
  </w:style>
  <w:style w:type="paragraph" w:customStyle="1" w:styleId="Default">
    <w:name w:val="Default"/>
    <w:rsid w:val="0013270A"/>
    <w:pPr>
      <w:autoSpaceDE w:val="0"/>
      <w:autoSpaceDN w:val="0"/>
      <w:adjustRightInd w:val="0"/>
    </w:pPr>
    <w:rPr>
      <w:rFonts w:ascii="Arial" w:eastAsia="MS Mincho" w:hAnsi="Arial" w:cs="Arial"/>
      <w:color w:val="000000"/>
      <w:sz w:val="24"/>
      <w:szCs w:val="24"/>
      <w:lang w:val="en-US" w:eastAsia="ja-JP"/>
    </w:rPr>
  </w:style>
  <w:style w:type="paragraph" w:styleId="BodyTextIndent2">
    <w:name w:val="Body Text Indent 2"/>
    <w:basedOn w:val="Normal"/>
    <w:link w:val="BodyTextIndent2Char"/>
    <w:rsid w:val="00A50DF8"/>
    <w:pPr>
      <w:spacing w:after="120" w:line="480" w:lineRule="auto"/>
      <w:ind w:left="360"/>
    </w:pPr>
    <w:rPr>
      <w:rFonts w:cs="Times New Roman"/>
      <w:lang w:val="x-none"/>
    </w:rPr>
  </w:style>
  <w:style w:type="character" w:customStyle="1" w:styleId="BodyTextIndent2Char">
    <w:name w:val="Body Text Indent 2 Char"/>
    <w:link w:val="BodyTextIndent2"/>
    <w:rsid w:val="00A50DF8"/>
    <w:rPr>
      <w:rFonts w:ascii="Siemens Sans" w:hAnsi="Siemens Sans"/>
      <w:spacing w:val="4"/>
      <w:kern w:val="10"/>
      <w:sz w:val="18"/>
      <w:szCs w:val="18"/>
      <w:lang w:eastAsia="de-DE"/>
    </w:rPr>
  </w:style>
  <w:style w:type="paragraph" w:styleId="BodyText2">
    <w:name w:val="Body Text 2"/>
    <w:basedOn w:val="Normal"/>
    <w:link w:val="BodyText2Char"/>
    <w:rsid w:val="00A50DF8"/>
    <w:pPr>
      <w:spacing w:after="120" w:line="480" w:lineRule="auto"/>
    </w:pPr>
    <w:rPr>
      <w:rFonts w:cs="Times New Roman"/>
      <w:lang w:val="x-none"/>
    </w:rPr>
  </w:style>
  <w:style w:type="character" w:customStyle="1" w:styleId="BodyText2Char">
    <w:name w:val="Body Text 2 Char"/>
    <w:link w:val="BodyText2"/>
    <w:rsid w:val="00A50DF8"/>
    <w:rPr>
      <w:rFonts w:ascii="Siemens Sans" w:hAnsi="Siemens Sans"/>
      <w:spacing w:val="4"/>
      <w:kern w:val="10"/>
      <w:sz w:val="18"/>
      <w:szCs w:val="18"/>
      <w:lang w:eastAsia="de-DE"/>
    </w:rPr>
  </w:style>
  <w:style w:type="character" w:customStyle="1" w:styleId="Heading5Char">
    <w:name w:val="Heading 5 Char"/>
    <w:link w:val="Heading5"/>
    <w:rsid w:val="00A50DF8"/>
    <w:rPr>
      <w:rFonts w:ascii="Arial" w:hAnsi="Arial" w:cs="Times New Roman"/>
      <w:b/>
      <w:bCs/>
      <w:snapToGrid w:val="0"/>
      <w:sz w:val="22"/>
      <w:lang w:val="en-GB" w:eastAsia="x-none"/>
    </w:rPr>
  </w:style>
  <w:style w:type="character" w:customStyle="1" w:styleId="Heading6Char">
    <w:name w:val="Heading 6 Char"/>
    <w:link w:val="Heading6"/>
    <w:rsid w:val="00A50DF8"/>
    <w:rPr>
      <w:rFonts w:ascii="Arial" w:hAnsi="Arial" w:cs="Times New Roman"/>
      <w:b/>
      <w:bCs/>
      <w:snapToGrid w:val="0"/>
      <w:sz w:val="22"/>
      <w:lang w:val="en-GB" w:eastAsia="x-none"/>
    </w:rPr>
  </w:style>
  <w:style w:type="character" w:customStyle="1" w:styleId="Heading7Char">
    <w:name w:val="Heading 7 Char"/>
    <w:link w:val="Heading7"/>
    <w:rsid w:val="00A50DF8"/>
    <w:rPr>
      <w:rFonts w:ascii="Arial" w:hAnsi="Arial" w:cs="Times New Roman"/>
      <w:b/>
      <w:bCs/>
      <w:snapToGrid w:val="0"/>
      <w:sz w:val="22"/>
      <w:lang w:val="en-GB" w:eastAsia="x-none"/>
    </w:rPr>
  </w:style>
  <w:style w:type="character" w:customStyle="1" w:styleId="Heading8Char">
    <w:name w:val="Heading 8 Char"/>
    <w:link w:val="Heading8"/>
    <w:rsid w:val="00A50DF8"/>
    <w:rPr>
      <w:rFonts w:ascii="Arial" w:hAnsi="Arial" w:cs="Times New Roman"/>
      <w:b/>
      <w:bCs/>
      <w:snapToGrid w:val="0"/>
      <w:sz w:val="22"/>
      <w:lang w:val="en-GB" w:eastAsia="x-none"/>
    </w:rPr>
  </w:style>
  <w:style w:type="character" w:customStyle="1" w:styleId="Heading9Char">
    <w:name w:val="Heading 9 Char"/>
    <w:link w:val="Heading9"/>
    <w:rsid w:val="00A50DF8"/>
    <w:rPr>
      <w:rFonts w:ascii="Arial" w:hAnsi="Arial" w:cs="Times New Roman"/>
      <w:b/>
      <w:bCs/>
      <w:snapToGrid w:val="0"/>
      <w:sz w:val="22"/>
      <w:lang w:val="en-GB" w:eastAsia="x-none"/>
    </w:rPr>
  </w:style>
  <w:style w:type="paragraph" w:customStyle="1" w:styleId="Fixedtext">
    <w:name w:val="Fixed text"/>
    <w:basedOn w:val="Normal"/>
    <w:rsid w:val="00A50DF8"/>
    <w:pPr>
      <w:spacing w:before="0" w:line="240" w:lineRule="auto"/>
    </w:pPr>
    <w:rPr>
      <w:rFonts w:ascii="BSO Univers Light" w:hAnsi="BSO Univers Light" w:cs="Times New Roman"/>
      <w:spacing w:val="0"/>
      <w:kern w:val="0"/>
      <w:sz w:val="21"/>
      <w:szCs w:val="20"/>
      <w:lang w:val="en-GB" w:eastAsia="en-US"/>
    </w:rPr>
  </w:style>
  <w:style w:type="paragraph" w:customStyle="1" w:styleId="BulletList">
    <w:name w:val="Bullet List"/>
    <w:basedOn w:val="Normal"/>
    <w:rsid w:val="00A50DF8"/>
    <w:pPr>
      <w:spacing w:before="0" w:line="240" w:lineRule="auto"/>
      <w:ind w:left="720" w:hanging="720"/>
    </w:pPr>
    <w:rPr>
      <w:rFonts w:ascii="Arial" w:hAnsi="Arial" w:cs="Times New Roman"/>
      <w:spacing w:val="0"/>
      <w:kern w:val="0"/>
      <w:sz w:val="21"/>
      <w:szCs w:val="20"/>
      <w:lang w:val="en-GB" w:eastAsia="en-US"/>
    </w:rPr>
  </w:style>
  <w:style w:type="paragraph" w:customStyle="1" w:styleId="Heading0">
    <w:name w:val="Heading 0"/>
    <w:basedOn w:val="Heading1"/>
    <w:next w:val="Normal"/>
    <w:rsid w:val="00A50DF8"/>
    <w:pPr>
      <w:keepNext w:val="0"/>
      <w:framePr w:w="0" w:vSpace="0" w:wrap="auto" w:vAnchor="margin" w:yAlign="inline"/>
      <w:spacing w:after="200" w:line="240" w:lineRule="auto"/>
      <w:outlineLvl w:val="9"/>
    </w:pPr>
    <w:rPr>
      <w:rFonts w:ascii="Arial" w:hAnsi="Arial" w:cs="Times New Roman"/>
      <w:bCs w:val="0"/>
      <w:caps/>
      <w:spacing w:val="0"/>
      <w:kern w:val="0"/>
      <w:sz w:val="24"/>
      <w:szCs w:val="20"/>
      <w:lang w:val="en-GB" w:eastAsia="en-US"/>
    </w:rPr>
  </w:style>
  <w:style w:type="paragraph" w:customStyle="1" w:styleId="Company">
    <w:name w:val="Company"/>
    <w:basedOn w:val="Normal"/>
    <w:rsid w:val="00A50DF8"/>
    <w:pPr>
      <w:spacing w:before="240" w:line="240" w:lineRule="auto"/>
    </w:pPr>
    <w:rPr>
      <w:rFonts w:ascii="Arial" w:hAnsi="Arial" w:cs="Times New Roman"/>
      <w:caps/>
      <w:spacing w:val="0"/>
      <w:kern w:val="0"/>
      <w:sz w:val="21"/>
      <w:szCs w:val="20"/>
      <w:lang w:val="en-GB" w:eastAsia="en-US"/>
    </w:rPr>
  </w:style>
  <w:style w:type="paragraph" w:styleId="Title">
    <w:name w:val="Title"/>
    <w:basedOn w:val="Normal"/>
    <w:next w:val="Normal"/>
    <w:link w:val="TitleChar"/>
    <w:qFormat/>
    <w:rsid w:val="00A50DF8"/>
    <w:pPr>
      <w:framePr w:w="4536" w:h="1134" w:hRule="exact" w:hSpace="181" w:wrap="notBeside" w:vAnchor="page" w:hAnchor="page" w:x="1759" w:y="3460"/>
      <w:spacing w:before="0" w:line="360" w:lineRule="auto"/>
    </w:pPr>
    <w:rPr>
      <w:rFonts w:ascii="Arial" w:hAnsi="Arial" w:cs="Times New Roman"/>
      <w:caps/>
      <w:spacing w:val="0"/>
      <w:kern w:val="0"/>
      <w:sz w:val="21"/>
      <w:szCs w:val="20"/>
      <w:lang w:val="en-GB" w:eastAsia="x-none"/>
    </w:rPr>
  </w:style>
  <w:style w:type="character" w:customStyle="1" w:styleId="TitleChar">
    <w:name w:val="Title Char"/>
    <w:link w:val="Title"/>
    <w:rsid w:val="00A50DF8"/>
    <w:rPr>
      <w:rFonts w:ascii="Arial" w:hAnsi="Arial" w:cs="Times New Roman"/>
      <w:caps/>
      <w:sz w:val="21"/>
      <w:lang w:val="en-GB"/>
    </w:rPr>
  </w:style>
  <w:style w:type="paragraph" w:customStyle="1" w:styleId="Headercd">
    <w:name w:val="Header cd"/>
    <w:basedOn w:val="Header"/>
    <w:next w:val="Header"/>
    <w:rsid w:val="00A50DF8"/>
    <w:pPr>
      <w:pBdr>
        <w:top w:val="single" w:sz="6" w:space="1" w:color="auto"/>
      </w:pBdr>
      <w:tabs>
        <w:tab w:val="clear" w:pos="4536"/>
        <w:tab w:val="clear" w:pos="9072"/>
        <w:tab w:val="right" w:pos="7797"/>
      </w:tabs>
      <w:spacing w:line="240" w:lineRule="auto"/>
    </w:pPr>
    <w:rPr>
      <w:rFonts w:ascii="Arial Narrow" w:hAnsi="Arial Narrow" w:cs="Times New Roman"/>
      <w:b w:val="0"/>
      <w:caps/>
      <w:spacing w:val="26"/>
      <w:kern w:val="0"/>
      <w:sz w:val="16"/>
      <w:szCs w:val="20"/>
      <w:lang w:val="en-GB" w:eastAsia="en-US"/>
    </w:rPr>
  </w:style>
  <w:style w:type="paragraph" w:customStyle="1" w:styleId="Author">
    <w:name w:val="Author"/>
    <w:basedOn w:val="Normal"/>
    <w:rsid w:val="00A50DF8"/>
    <w:pPr>
      <w:tabs>
        <w:tab w:val="right" w:pos="2410"/>
      </w:tabs>
      <w:spacing w:before="240" w:line="240" w:lineRule="auto"/>
      <w:ind w:left="2586" w:hanging="2586"/>
    </w:pPr>
    <w:rPr>
      <w:rFonts w:ascii="Arial" w:hAnsi="Arial" w:cs="Times New Roman"/>
      <w:spacing w:val="0"/>
      <w:kern w:val="0"/>
      <w:sz w:val="21"/>
      <w:szCs w:val="20"/>
      <w:lang w:val="en-GB" w:eastAsia="en-US"/>
    </w:rPr>
  </w:style>
  <w:style w:type="paragraph" w:customStyle="1" w:styleId="Copyright">
    <w:name w:val="Copyright"/>
    <w:basedOn w:val="Normal"/>
    <w:rsid w:val="00A50DF8"/>
    <w:pPr>
      <w:framePr w:hSpace="181" w:wrap="auto" w:vAnchor="page" w:hAnchor="text" w:y="15764"/>
      <w:spacing w:before="0" w:line="240" w:lineRule="auto"/>
    </w:pPr>
    <w:rPr>
      <w:rFonts w:ascii="Arial" w:hAnsi="Arial" w:cs="Times New Roman"/>
      <w:smallCaps/>
      <w:spacing w:val="0"/>
      <w:kern w:val="0"/>
      <w:sz w:val="21"/>
      <w:szCs w:val="20"/>
      <w:lang w:val="en-GB" w:eastAsia="en-US"/>
    </w:rPr>
  </w:style>
  <w:style w:type="paragraph" w:customStyle="1" w:styleId="DocStatistics">
    <w:name w:val="Doc Statistics"/>
    <w:basedOn w:val="Normal"/>
    <w:rsid w:val="00A50DF8"/>
    <w:pPr>
      <w:tabs>
        <w:tab w:val="right" w:pos="2410"/>
      </w:tabs>
      <w:spacing w:before="0" w:line="240" w:lineRule="auto"/>
      <w:ind w:left="2552" w:hanging="2552"/>
    </w:pPr>
    <w:rPr>
      <w:rFonts w:ascii="Arial" w:hAnsi="Arial" w:cs="Times New Roman"/>
      <w:smallCaps/>
      <w:spacing w:val="0"/>
      <w:kern w:val="0"/>
      <w:sz w:val="21"/>
      <w:szCs w:val="20"/>
      <w:lang w:val="en-GB" w:eastAsia="en-US"/>
    </w:rPr>
  </w:style>
  <w:style w:type="paragraph" w:customStyle="1" w:styleId="DocIssued">
    <w:name w:val="Doc Issued"/>
    <w:basedOn w:val="DocStatistics"/>
    <w:rsid w:val="00A50DF8"/>
    <w:pPr>
      <w:tabs>
        <w:tab w:val="left" w:pos="5670"/>
      </w:tabs>
      <w:spacing w:before="240"/>
    </w:pPr>
  </w:style>
  <w:style w:type="paragraph" w:customStyle="1" w:styleId="Footercd">
    <w:name w:val="Footer cd"/>
    <w:basedOn w:val="Footer"/>
    <w:rsid w:val="00A50DF8"/>
    <w:pPr>
      <w:pBdr>
        <w:top w:val="single" w:sz="6" w:space="5" w:color="auto"/>
      </w:pBdr>
      <w:tabs>
        <w:tab w:val="clear" w:pos="4536"/>
        <w:tab w:val="clear" w:pos="9072"/>
        <w:tab w:val="right" w:pos="8789"/>
      </w:tabs>
      <w:spacing w:line="240" w:lineRule="auto"/>
    </w:pPr>
    <w:rPr>
      <w:rFonts w:ascii="Arial Narrow" w:hAnsi="Arial Narrow" w:cs="Times New Roman"/>
      <w:b w:val="0"/>
      <w:caps/>
      <w:spacing w:val="26"/>
      <w:kern w:val="0"/>
      <w:sz w:val="14"/>
      <w:szCs w:val="20"/>
      <w:lang w:val="en-GB" w:eastAsia="en-US"/>
    </w:rPr>
  </w:style>
  <w:style w:type="paragraph" w:customStyle="1" w:styleId="Titlecd">
    <w:name w:val="Title cd"/>
    <w:basedOn w:val="Title"/>
    <w:rsid w:val="00A50DF8"/>
    <w:pPr>
      <w:framePr w:w="0" w:hRule="auto" w:wrap="notBeside" w:vAnchor="margin" w:hAnchor="margin" w:xAlign="left" w:y="2813"/>
    </w:pPr>
  </w:style>
  <w:style w:type="paragraph" w:customStyle="1" w:styleId="footer2">
    <w:name w:val="footer 2"/>
    <w:basedOn w:val="Footer"/>
    <w:rsid w:val="00A50DF8"/>
    <w:pPr>
      <w:framePr w:hSpace="181" w:wrap="auto" w:vAnchor="page" w:hAnchor="text" w:y="15764"/>
      <w:tabs>
        <w:tab w:val="clear" w:pos="4536"/>
        <w:tab w:val="clear" w:pos="9072"/>
        <w:tab w:val="right" w:pos="7797"/>
      </w:tabs>
      <w:spacing w:line="240" w:lineRule="auto"/>
    </w:pPr>
    <w:rPr>
      <w:rFonts w:ascii="Arial Narrow" w:hAnsi="Arial Narrow" w:cs="Times New Roman"/>
      <w:b w:val="0"/>
      <w:caps/>
      <w:spacing w:val="26"/>
      <w:kern w:val="0"/>
      <w:sz w:val="14"/>
      <w:szCs w:val="20"/>
      <w:lang w:val="en-GB" w:eastAsia="en-US"/>
    </w:rPr>
  </w:style>
  <w:style w:type="paragraph" w:customStyle="1" w:styleId="Appendix">
    <w:name w:val="Appendix"/>
    <w:basedOn w:val="Normal"/>
    <w:next w:val="Normal"/>
    <w:rsid w:val="00A50DF8"/>
    <w:pPr>
      <w:spacing w:before="0" w:after="240" w:line="240" w:lineRule="auto"/>
    </w:pPr>
    <w:rPr>
      <w:rFonts w:ascii="Arial" w:hAnsi="Arial" w:cs="Times New Roman"/>
      <w:spacing w:val="0"/>
      <w:kern w:val="0"/>
      <w:sz w:val="24"/>
      <w:szCs w:val="20"/>
      <w:lang w:val="en-GB" w:eastAsia="en-US"/>
    </w:rPr>
  </w:style>
  <w:style w:type="paragraph" w:customStyle="1" w:styleId="HeadingT">
    <w:name w:val="Heading T"/>
    <w:basedOn w:val="Normal"/>
    <w:next w:val="Normal"/>
    <w:rsid w:val="00A50DF8"/>
    <w:pPr>
      <w:spacing w:before="0" w:line="240" w:lineRule="auto"/>
    </w:pPr>
    <w:rPr>
      <w:rFonts w:ascii="Arial" w:hAnsi="Arial" w:cs="Times New Roman"/>
      <w:caps/>
      <w:spacing w:val="26"/>
      <w:kern w:val="0"/>
      <w:sz w:val="16"/>
      <w:szCs w:val="20"/>
      <w:lang w:val="en-GB" w:eastAsia="en-US"/>
    </w:rPr>
  </w:style>
  <w:style w:type="paragraph" w:customStyle="1" w:styleId="sysPageOfPages">
    <w:name w:val="sys PageOfPages"/>
    <w:basedOn w:val="Normal"/>
    <w:rsid w:val="00A50DF8"/>
    <w:pPr>
      <w:spacing w:before="0" w:line="240" w:lineRule="auto"/>
      <w:jc w:val="both"/>
    </w:pPr>
    <w:rPr>
      <w:rFonts w:ascii="Arial" w:hAnsi="Arial" w:cs="Times New Roman"/>
      <w:vanish/>
      <w:spacing w:val="0"/>
      <w:kern w:val="0"/>
      <w:sz w:val="21"/>
      <w:szCs w:val="20"/>
      <w:lang w:val="en-GB" w:eastAsia="en-US"/>
    </w:rPr>
  </w:style>
  <w:style w:type="paragraph" w:customStyle="1" w:styleId="Copyrighthidden">
    <w:name w:val="Copyright hidden"/>
    <w:basedOn w:val="Copyright"/>
    <w:rsid w:val="00A50DF8"/>
    <w:pPr>
      <w:framePr w:wrap="auto"/>
    </w:pPr>
    <w:rPr>
      <w:vanish/>
    </w:rPr>
  </w:style>
  <w:style w:type="paragraph" w:styleId="CommentText">
    <w:name w:val="annotation text"/>
    <w:basedOn w:val="Normal"/>
    <w:link w:val="CommentTextChar"/>
    <w:rsid w:val="00A50DF8"/>
    <w:pPr>
      <w:spacing w:before="0" w:line="240" w:lineRule="auto"/>
    </w:pPr>
    <w:rPr>
      <w:rFonts w:ascii="Arial" w:hAnsi="Arial" w:cs="Times New Roman"/>
      <w:spacing w:val="0"/>
      <w:kern w:val="0"/>
      <w:sz w:val="21"/>
      <w:szCs w:val="20"/>
      <w:lang w:val="en-GB" w:eastAsia="x-none"/>
    </w:rPr>
  </w:style>
  <w:style w:type="character" w:customStyle="1" w:styleId="CommentTextChar">
    <w:name w:val="Comment Text Char"/>
    <w:link w:val="CommentText"/>
    <w:rsid w:val="00A50DF8"/>
    <w:rPr>
      <w:rFonts w:ascii="Arial" w:hAnsi="Arial" w:cs="Times New Roman"/>
      <w:sz w:val="21"/>
      <w:lang w:val="en-GB"/>
    </w:rPr>
  </w:style>
  <w:style w:type="character" w:customStyle="1" w:styleId="smallcaps">
    <w:name w:val="small caps"/>
    <w:rsid w:val="00A50DF8"/>
    <w:rPr>
      <w:smallCaps/>
    </w:rPr>
  </w:style>
  <w:style w:type="character" w:styleId="CommentReference">
    <w:name w:val="annotation reference"/>
    <w:rsid w:val="00A50DF8"/>
    <w:rPr>
      <w:sz w:val="16"/>
    </w:rPr>
  </w:style>
  <w:style w:type="character" w:customStyle="1" w:styleId="DocStatisticsField">
    <w:name w:val="Doc Statistics Field"/>
    <w:rsid w:val="00A50DF8"/>
    <w:rPr>
      <w:smallCaps/>
    </w:rPr>
  </w:style>
  <w:style w:type="character" w:customStyle="1" w:styleId="VarDoc-Nm">
    <w:name w:val="Var.Doc-Nm"/>
    <w:basedOn w:val="DefaultParagraphFont"/>
    <w:rsid w:val="00A50DF8"/>
  </w:style>
  <w:style w:type="character" w:customStyle="1" w:styleId="Varclntnmsh">
    <w:name w:val="Var.clntnmsh"/>
    <w:basedOn w:val="DefaultParagraphFont"/>
    <w:rsid w:val="00A50DF8"/>
  </w:style>
  <w:style w:type="character" w:customStyle="1" w:styleId="VarClnt-Nm">
    <w:name w:val="Var.Clnt-Nm"/>
    <w:basedOn w:val="DefaultParagraphFont"/>
    <w:rsid w:val="00A50DF8"/>
  </w:style>
  <w:style w:type="character" w:customStyle="1" w:styleId="DocBody-Bgn">
    <w:name w:val="Doc.Body-Bgn"/>
    <w:basedOn w:val="DefaultParagraphFont"/>
    <w:rsid w:val="00A50DF8"/>
  </w:style>
  <w:style w:type="paragraph" w:styleId="FootnoteText">
    <w:name w:val="footnote text"/>
    <w:basedOn w:val="Normal"/>
    <w:link w:val="FootnoteTextChar"/>
    <w:rsid w:val="00A50DF8"/>
    <w:pPr>
      <w:spacing w:before="0" w:line="240" w:lineRule="auto"/>
    </w:pPr>
    <w:rPr>
      <w:rFonts w:ascii="Arial" w:hAnsi="Arial" w:cs="Times New Roman"/>
      <w:spacing w:val="0"/>
      <w:kern w:val="0"/>
      <w:sz w:val="20"/>
      <w:szCs w:val="20"/>
      <w:lang w:val="x-none" w:eastAsia="x-none"/>
    </w:rPr>
  </w:style>
  <w:style w:type="character" w:customStyle="1" w:styleId="FootnoteTextChar">
    <w:name w:val="Footnote Text Char"/>
    <w:link w:val="FootnoteText"/>
    <w:rsid w:val="00A50DF8"/>
    <w:rPr>
      <w:rFonts w:ascii="Arial" w:hAnsi="Arial" w:cs="Times New Roman"/>
    </w:rPr>
  </w:style>
  <w:style w:type="character" w:customStyle="1" w:styleId="VarProj-Nm">
    <w:name w:val="Var.Proj-Nm"/>
    <w:basedOn w:val="DefaultParagraphFont"/>
    <w:rsid w:val="00A50DF8"/>
  </w:style>
  <w:style w:type="character" w:styleId="FollowedHyperlink">
    <w:name w:val="FollowedHyperlink"/>
    <w:rsid w:val="00A50DF8"/>
    <w:rPr>
      <w:color w:val="800080"/>
      <w:u w:val="single"/>
    </w:rPr>
  </w:style>
  <w:style w:type="paragraph" w:customStyle="1" w:styleId="Enclosure">
    <w:name w:val="Enclosure"/>
    <w:basedOn w:val="Normal"/>
    <w:rsid w:val="00A50DF8"/>
    <w:pPr>
      <w:framePr w:w="5670" w:wrap="notBeside" w:hAnchor="margin" w:yAlign="bottom"/>
      <w:widowControl w:val="0"/>
      <w:tabs>
        <w:tab w:val="left" w:pos="1418"/>
      </w:tabs>
      <w:spacing w:before="0" w:line="240" w:lineRule="auto"/>
      <w:ind w:left="1701" w:hanging="1701"/>
    </w:pPr>
    <w:rPr>
      <w:rFonts w:ascii="Arial" w:hAnsi="Arial" w:cs="Times New Roman"/>
      <w:spacing w:val="0"/>
      <w:kern w:val="0"/>
      <w:sz w:val="21"/>
      <w:szCs w:val="20"/>
      <w:lang w:val="en-GB" w:eastAsia="en-US"/>
    </w:rPr>
  </w:style>
  <w:style w:type="paragraph" w:customStyle="1" w:styleId="Data">
    <w:name w:val="Data"/>
    <w:basedOn w:val="Normal"/>
    <w:rsid w:val="00A50DF8"/>
    <w:pPr>
      <w:widowControl w:val="0"/>
      <w:tabs>
        <w:tab w:val="right" w:pos="-227"/>
      </w:tabs>
      <w:spacing w:before="0" w:line="-260" w:lineRule="auto"/>
      <w:ind w:hanging="1134"/>
    </w:pPr>
    <w:rPr>
      <w:rFonts w:ascii="Arial" w:hAnsi="Arial" w:cs="Times New Roman"/>
      <w:spacing w:val="0"/>
      <w:kern w:val="0"/>
      <w:sz w:val="21"/>
      <w:szCs w:val="20"/>
      <w:lang w:val="en-GB" w:eastAsia="en-US"/>
    </w:rPr>
  </w:style>
  <w:style w:type="paragraph" w:customStyle="1" w:styleId="DataPresent">
    <w:name w:val="Data Present"/>
    <w:basedOn w:val="Data"/>
    <w:rsid w:val="00A50DF8"/>
    <w:pPr>
      <w:spacing w:after="260"/>
    </w:pPr>
  </w:style>
  <w:style w:type="paragraph" w:customStyle="1" w:styleId="TableHead">
    <w:name w:val="Table Head"/>
    <w:basedOn w:val="Normal"/>
    <w:rsid w:val="00A50DF8"/>
    <w:pPr>
      <w:tabs>
        <w:tab w:val="left" w:pos="433"/>
      </w:tabs>
      <w:spacing w:before="0" w:line="240" w:lineRule="auto"/>
      <w:jc w:val="both"/>
    </w:pPr>
    <w:rPr>
      <w:rFonts w:ascii="Arial" w:hAnsi="Arial" w:cs="Times New Roman"/>
      <w:b/>
      <w:snapToGrid w:val="0"/>
      <w:spacing w:val="0"/>
      <w:kern w:val="0"/>
      <w:sz w:val="20"/>
      <w:szCs w:val="20"/>
      <w:lang w:eastAsia="en-US"/>
    </w:rPr>
  </w:style>
  <w:style w:type="paragraph" w:styleId="Index1">
    <w:name w:val="index 1"/>
    <w:basedOn w:val="Normal"/>
    <w:next w:val="Normal"/>
    <w:autoRedefine/>
    <w:rsid w:val="00A50DF8"/>
    <w:pPr>
      <w:spacing w:before="0" w:line="240" w:lineRule="auto"/>
      <w:ind w:left="220" w:hanging="220"/>
    </w:pPr>
    <w:rPr>
      <w:rFonts w:ascii="Arial" w:hAnsi="Arial" w:cs="Times New Roman"/>
      <w:spacing w:val="0"/>
      <w:kern w:val="0"/>
      <w:sz w:val="21"/>
      <w:szCs w:val="20"/>
      <w:lang w:eastAsia="en-US"/>
    </w:rPr>
  </w:style>
  <w:style w:type="paragraph" w:styleId="IndexHeading">
    <w:name w:val="index heading"/>
    <w:basedOn w:val="Normal"/>
    <w:next w:val="Index1"/>
    <w:rsid w:val="00A50DF8"/>
    <w:pPr>
      <w:spacing w:before="0" w:line="240" w:lineRule="auto"/>
    </w:pPr>
    <w:rPr>
      <w:rFonts w:ascii="Times New Roman" w:hAnsi="Times New Roman" w:cs="Times New Roman"/>
      <w:spacing w:val="0"/>
      <w:kern w:val="0"/>
      <w:sz w:val="20"/>
      <w:szCs w:val="20"/>
      <w:lang w:eastAsia="en-US"/>
    </w:rPr>
  </w:style>
  <w:style w:type="paragraph" w:customStyle="1" w:styleId="synbullet">
    <w:name w:val="syn_bullet"/>
    <w:basedOn w:val="Default"/>
    <w:next w:val="Default"/>
    <w:rsid w:val="00A50DF8"/>
    <w:pPr>
      <w:spacing w:before="120"/>
    </w:pPr>
    <w:rPr>
      <w:rFonts w:eastAsia="Times New Roman" w:cs="Times New Roman"/>
      <w:color w:val="auto"/>
      <w:lang w:eastAsia="en-US"/>
    </w:rPr>
  </w:style>
  <w:style w:type="paragraph" w:customStyle="1" w:styleId="Text">
    <w:name w:val="Text"/>
    <w:basedOn w:val="Default"/>
    <w:next w:val="Default"/>
    <w:rsid w:val="00A50DF8"/>
    <w:pPr>
      <w:spacing w:before="130"/>
    </w:pPr>
    <w:rPr>
      <w:rFonts w:eastAsia="Times New Roman" w:cs="Times New Roman"/>
      <w:color w:val="auto"/>
      <w:lang w:eastAsia="en-US"/>
    </w:rPr>
  </w:style>
  <w:style w:type="paragraph" w:customStyle="1" w:styleId="NormalBody">
    <w:name w:val="Normal Body"/>
    <w:basedOn w:val="Normal"/>
    <w:autoRedefine/>
    <w:rsid w:val="00A50DF8"/>
    <w:pPr>
      <w:spacing w:before="120" w:after="120" w:line="240" w:lineRule="auto"/>
      <w:ind w:left="360"/>
      <w:jc w:val="both"/>
    </w:pPr>
    <w:rPr>
      <w:rFonts w:ascii="Arial" w:hAnsi="Arial" w:cs="Arial"/>
      <w:color w:val="000000"/>
      <w:spacing w:val="0"/>
      <w:kern w:val="0"/>
      <w:sz w:val="20"/>
      <w:szCs w:val="20"/>
      <w:lang w:eastAsia="en-US"/>
    </w:rPr>
  </w:style>
  <w:style w:type="paragraph" w:customStyle="1" w:styleId="bullet">
    <w:name w:val="bullet"/>
    <w:basedOn w:val="Normal"/>
    <w:rsid w:val="00A50DF8"/>
    <w:pPr>
      <w:widowControl w:val="0"/>
      <w:numPr>
        <w:numId w:val="5"/>
      </w:numPr>
      <w:suppressAutoHyphens/>
      <w:spacing w:before="0" w:line="240" w:lineRule="auto"/>
    </w:pPr>
    <w:rPr>
      <w:rFonts w:ascii="Arial" w:hAnsi="Arial" w:cs="Times New Roman"/>
      <w:spacing w:val="0"/>
      <w:kern w:val="0"/>
      <w:sz w:val="24"/>
      <w:szCs w:val="20"/>
      <w:lang w:val="en-GB" w:eastAsia="en-US"/>
    </w:rPr>
  </w:style>
  <w:style w:type="paragraph" w:styleId="ListBullet">
    <w:name w:val="List Bullet"/>
    <w:basedOn w:val="Default"/>
    <w:next w:val="Default"/>
    <w:autoRedefine/>
    <w:rsid w:val="00A50DF8"/>
    <w:pPr>
      <w:numPr>
        <w:numId w:val="6"/>
      </w:numPr>
      <w:spacing w:before="60" w:after="120"/>
      <w:jc w:val="both"/>
    </w:pPr>
    <w:rPr>
      <w:rFonts w:eastAsia="Times New Roman" w:cs="Times New Roman"/>
      <w:color w:val="auto"/>
      <w:sz w:val="21"/>
      <w:lang w:eastAsia="en-US"/>
    </w:rPr>
  </w:style>
  <w:style w:type="paragraph" w:customStyle="1" w:styleId="Tableau">
    <w:name w:val="Tableau"/>
    <w:basedOn w:val="Normal"/>
    <w:rsid w:val="00A50DF8"/>
    <w:pPr>
      <w:keepNext/>
      <w:keepLines/>
      <w:numPr>
        <w:ilvl w:val="12"/>
      </w:numPr>
      <w:spacing w:before="60" w:after="60" w:line="240" w:lineRule="auto"/>
    </w:pPr>
    <w:rPr>
      <w:rFonts w:ascii="Arial Narrow" w:hAnsi="Arial Narrow" w:cs="Times New Roman"/>
      <w:spacing w:val="0"/>
      <w:kern w:val="0"/>
      <w:sz w:val="20"/>
      <w:szCs w:val="20"/>
      <w:lang w:val="fr-FR" w:eastAsia="fr-FR"/>
    </w:rPr>
  </w:style>
  <w:style w:type="paragraph" w:styleId="BodyText3">
    <w:name w:val="Body Text 3"/>
    <w:basedOn w:val="Normal"/>
    <w:link w:val="BodyText3Char"/>
    <w:rsid w:val="00A50DF8"/>
    <w:pPr>
      <w:spacing w:before="0" w:line="240" w:lineRule="auto"/>
    </w:pPr>
    <w:rPr>
      <w:rFonts w:ascii="Arial" w:hAnsi="Arial" w:cs="Times New Roman"/>
      <w:color w:val="000000"/>
      <w:spacing w:val="0"/>
      <w:kern w:val="0"/>
      <w:sz w:val="21"/>
      <w:szCs w:val="22"/>
      <w:lang w:val="x-none" w:eastAsia="x-none"/>
    </w:rPr>
  </w:style>
  <w:style w:type="character" w:customStyle="1" w:styleId="BodyText3Char">
    <w:name w:val="Body Text 3 Char"/>
    <w:link w:val="BodyText3"/>
    <w:rsid w:val="00A50DF8"/>
    <w:rPr>
      <w:rFonts w:ascii="Arial" w:hAnsi="Arial" w:cs="Arial"/>
      <w:color w:val="000000"/>
      <w:sz w:val="21"/>
      <w:szCs w:val="22"/>
    </w:rPr>
  </w:style>
  <w:style w:type="paragraph" w:styleId="TOC7">
    <w:name w:val="toc 7"/>
    <w:basedOn w:val="TOC1"/>
    <w:next w:val="Normal"/>
    <w:autoRedefine/>
    <w:rsid w:val="00A50DF8"/>
    <w:pPr>
      <w:tabs>
        <w:tab w:val="clear" w:pos="440"/>
        <w:tab w:val="clear" w:pos="8505"/>
      </w:tabs>
      <w:spacing w:before="0" w:after="0"/>
      <w:ind w:left="1320"/>
    </w:pPr>
    <w:rPr>
      <w:rFonts w:ascii="Times New Roman" w:hAnsi="Times New Roman" w:cs="Times New Roman"/>
      <w:b w:val="0"/>
      <w:caps w:val="0"/>
      <w:spacing w:val="0"/>
      <w:kern w:val="0"/>
      <w:szCs w:val="21"/>
      <w:lang w:eastAsia="en-US"/>
    </w:rPr>
  </w:style>
  <w:style w:type="paragraph" w:styleId="BodyTextIndent">
    <w:name w:val="Body Text Indent"/>
    <w:basedOn w:val="Normal"/>
    <w:link w:val="BodyTextIndentChar"/>
    <w:rsid w:val="00A50DF8"/>
    <w:pPr>
      <w:spacing w:before="0" w:line="240" w:lineRule="auto"/>
      <w:ind w:left="321" w:hanging="284"/>
    </w:pPr>
    <w:rPr>
      <w:rFonts w:ascii="Arial" w:hAnsi="Arial" w:cs="Times New Roman"/>
      <w:spacing w:val="0"/>
      <w:kern w:val="0"/>
      <w:sz w:val="21"/>
      <w:szCs w:val="20"/>
      <w:lang w:val="x-none" w:eastAsia="x-none"/>
    </w:rPr>
  </w:style>
  <w:style w:type="character" w:customStyle="1" w:styleId="BodyTextIndentChar">
    <w:name w:val="Body Text Indent Char"/>
    <w:link w:val="BodyTextIndent"/>
    <w:rsid w:val="00A50DF8"/>
    <w:rPr>
      <w:rFonts w:ascii="Arial" w:hAnsi="Arial" w:cs="Arial"/>
      <w:sz w:val="21"/>
    </w:rPr>
  </w:style>
  <w:style w:type="paragraph" w:customStyle="1" w:styleId="TOCTitle">
    <w:name w:val="TOC_Title"/>
    <w:basedOn w:val="Normal"/>
    <w:autoRedefine/>
    <w:rsid w:val="00A50DF8"/>
    <w:pPr>
      <w:spacing w:before="240" w:after="240" w:line="240" w:lineRule="auto"/>
    </w:pPr>
    <w:rPr>
      <w:rFonts w:ascii="Times New Roman" w:hAnsi="Times New Roman" w:cs="Times New Roman"/>
      <w:b/>
      <w:snapToGrid w:val="0"/>
      <w:spacing w:val="0"/>
      <w:kern w:val="0"/>
      <w:sz w:val="24"/>
      <w:szCs w:val="20"/>
      <w:lang w:eastAsia="en-US"/>
    </w:rPr>
  </w:style>
  <w:style w:type="paragraph" w:customStyle="1" w:styleId="TableHeading">
    <w:name w:val="TableHeading"/>
    <w:basedOn w:val="Normal"/>
    <w:rsid w:val="00A50DF8"/>
    <w:pPr>
      <w:spacing w:before="60" w:after="60" w:line="240" w:lineRule="auto"/>
      <w:ind w:left="72" w:right="72"/>
    </w:pPr>
    <w:rPr>
      <w:rFonts w:ascii="Arial" w:hAnsi="Arial" w:cs="Times New Roman"/>
      <w:b/>
      <w:snapToGrid w:val="0"/>
      <w:spacing w:val="0"/>
      <w:kern w:val="0"/>
      <w:sz w:val="22"/>
      <w:szCs w:val="20"/>
      <w:lang w:eastAsia="en-US"/>
    </w:rPr>
  </w:style>
  <w:style w:type="paragraph" w:customStyle="1" w:styleId="TableText">
    <w:name w:val="TableText"/>
    <w:basedOn w:val="BodyText"/>
    <w:rsid w:val="00A50DF8"/>
    <w:pPr>
      <w:spacing w:before="40" w:after="40"/>
      <w:ind w:left="72" w:right="72"/>
    </w:pPr>
    <w:rPr>
      <w:rFonts w:ascii="Times New Roman" w:hAnsi="Times New Roman" w:cs="Times New Roman"/>
      <w:snapToGrid w:val="0"/>
      <w:szCs w:val="20"/>
    </w:rPr>
  </w:style>
  <w:style w:type="paragraph" w:customStyle="1" w:styleId="6BodyTxt">
    <w:name w:val="6BodyTxt"/>
    <w:basedOn w:val="Normal"/>
    <w:rsid w:val="00A50DF8"/>
    <w:pPr>
      <w:keepLines/>
      <w:spacing w:before="120" w:line="240" w:lineRule="auto"/>
      <w:ind w:left="1080"/>
    </w:pPr>
    <w:rPr>
      <w:rFonts w:ascii="Arial" w:hAnsi="Arial" w:cs="Times New Roman"/>
      <w:noProof/>
      <w:spacing w:val="0"/>
      <w:kern w:val="0"/>
      <w:sz w:val="22"/>
      <w:szCs w:val="20"/>
      <w:lang w:eastAsia="en-US"/>
    </w:rPr>
  </w:style>
  <w:style w:type="paragraph" w:customStyle="1" w:styleId="NumberedList">
    <w:name w:val="Numbered List"/>
    <w:basedOn w:val="Normal"/>
    <w:rsid w:val="00A50DF8"/>
    <w:pPr>
      <w:spacing w:before="0" w:line="240" w:lineRule="auto"/>
      <w:ind w:left="274" w:hanging="274"/>
    </w:pPr>
    <w:rPr>
      <w:rFonts w:ascii="Helv" w:hAnsi="Helv" w:cs="Times New Roman"/>
      <w:spacing w:val="0"/>
      <w:kern w:val="0"/>
      <w:sz w:val="24"/>
      <w:szCs w:val="20"/>
      <w:lang w:eastAsia="en-US"/>
    </w:rPr>
  </w:style>
  <w:style w:type="paragraph" w:customStyle="1" w:styleId="Remarquetexte">
    <w:name w:val="Remarque texte"/>
    <w:basedOn w:val="Normal"/>
    <w:rsid w:val="00A50DF8"/>
    <w:pPr>
      <w:overflowPunct w:val="0"/>
      <w:autoSpaceDE w:val="0"/>
      <w:autoSpaceDN w:val="0"/>
      <w:adjustRightInd w:val="0"/>
      <w:spacing w:before="60" w:after="60" w:line="240" w:lineRule="auto"/>
      <w:textAlignment w:val="baseline"/>
    </w:pPr>
    <w:rPr>
      <w:rFonts w:ascii="Arial Narrow" w:hAnsi="Arial Narrow" w:cs="Times New Roman"/>
      <w:spacing w:val="0"/>
      <w:kern w:val="0"/>
      <w:sz w:val="22"/>
      <w:szCs w:val="20"/>
      <w:lang w:val="fr-FR" w:eastAsia="en-US"/>
    </w:rPr>
  </w:style>
  <w:style w:type="paragraph" w:customStyle="1" w:styleId="Tableauintitul">
    <w:name w:val="Tableau intitulé"/>
    <w:basedOn w:val="Normal"/>
    <w:rsid w:val="00A50DF8"/>
    <w:pPr>
      <w:overflowPunct w:val="0"/>
      <w:autoSpaceDE w:val="0"/>
      <w:autoSpaceDN w:val="0"/>
      <w:adjustRightInd w:val="0"/>
      <w:spacing w:before="40" w:after="40" w:line="240" w:lineRule="auto"/>
      <w:textAlignment w:val="baseline"/>
    </w:pPr>
    <w:rPr>
      <w:rFonts w:ascii="Arial" w:hAnsi="Arial" w:cs="Times New Roman"/>
      <w:b/>
      <w:spacing w:val="0"/>
      <w:kern w:val="0"/>
      <w:sz w:val="22"/>
      <w:szCs w:val="20"/>
      <w:lang w:val="fr-FR" w:eastAsia="en-US"/>
    </w:rPr>
  </w:style>
  <w:style w:type="character" w:styleId="Strong">
    <w:name w:val="Strong"/>
    <w:uiPriority w:val="22"/>
    <w:qFormat/>
    <w:rsid w:val="00A50DF8"/>
    <w:rPr>
      <w:b/>
      <w:bCs/>
    </w:rPr>
  </w:style>
  <w:style w:type="paragraph" w:styleId="ListParagraph">
    <w:name w:val="List Paragraph"/>
    <w:basedOn w:val="Normal"/>
    <w:uiPriority w:val="34"/>
    <w:qFormat/>
    <w:rsid w:val="007E6150"/>
    <w:pPr>
      <w:spacing w:before="0" w:after="200" w:line="276" w:lineRule="auto"/>
      <w:ind w:left="720"/>
      <w:contextualSpacing/>
    </w:pPr>
    <w:rPr>
      <w:rFonts w:ascii="Calibri" w:eastAsia="Calibri" w:hAnsi="Calibri" w:cs="Times New Roman"/>
      <w:spacing w:val="0"/>
      <w:kern w:val="0"/>
      <w:sz w:val="22"/>
      <w:szCs w:val="22"/>
      <w:lang w:eastAsia="en-US"/>
    </w:rPr>
  </w:style>
  <w:style w:type="paragraph" w:styleId="List2">
    <w:name w:val="List 2"/>
    <w:basedOn w:val="BodyText"/>
    <w:unhideWhenUsed/>
    <w:rsid w:val="008F2A09"/>
    <w:pPr>
      <w:tabs>
        <w:tab w:val="left" w:pos="720"/>
      </w:tabs>
      <w:spacing w:before="0" w:after="80"/>
      <w:ind w:left="720" w:hanging="360"/>
    </w:pPr>
    <w:rPr>
      <w:rFonts w:ascii="Times New Roman" w:hAnsi="Times New Roman" w:cs="Times New Roman"/>
      <w:sz w:val="24"/>
      <w:szCs w:val="20"/>
    </w:rPr>
  </w:style>
  <w:style w:type="paragraph" w:styleId="TOC4">
    <w:name w:val="toc 4"/>
    <w:basedOn w:val="Normal"/>
    <w:next w:val="Normal"/>
    <w:autoRedefine/>
    <w:rsid w:val="008F2A09"/>
    <w:pPr>
      <w:ind w:left="540"/>
    </w:pPr>
  </w:style>
  <w:style w:type="paragraph" w:styleId="TOC5">
    <w:name w:val="toc 5"/>
    <w:basedOn w:val="Normal"/>
    <w:next w:val="Normal"/>
    <w:autoRedefine/>
    <w:rsid w:val="008F2A09"/>
    <w:pPr>
      <w:ind w:left="720"/>
    </w:pPr>
  </w:style>
  <w:style w:type="paragraph" w:customStyle="1" w:styleId="TableText0">
    <w:name w:val="Table Text"/>
    <w:basedOn w:val="Normal"/>
    <w:rsid w:val="008A5A5A"/>
    <w:pPr>
      <w:spacing w:before="40" w:after="40" w:line="240" w:lineRule="auto"/>
    </w:pPr>
    <w:rPr>
      <w:rFonts w:ascii="Arial" w:hAnsi="Arial" w:cs="Arial"/>
      <w:noProof/>
      <w:spacing w:val="0"/>
      <w:kern w:val="0"/>
      <w:sz w:val="20"/>
      <w:szCs w:val="20"/>
      <w:lang w:eastAsia="en-US"/>
    </w:rPr>
  </w:style>
  <w:style w:type="paragraph" w:customStyle="1" w:styleId="TableText-Bullet">
    <w:name w:val="Table Text - Bullet"/>
    <w:basedOn w:val="Normal"/>
    <w:rsid w:val="008A5A5A"/>
    <w:pPr>
      <w:keepNext/>
      <w:numPr>
        <w:numId w:val="8"/>
      </w:numPr>
      <w:spacing w:before="20" w:after="20" w:line="240" w:lineRule="auto"/>
    </w:pPr>
    <w:rPr>
      <w:rFonts w:ascii="Arial" w:hAnsi="Arial" w:cs="Arial"/>
      <w:spacing w:val="0"/>
      <w:kern w:val="0"/>
      <w:sz w:val="20"/>
      <w:szCs w:val="20"/>
      <w:lang w:eastAsia="en-US"/>
    </w:rPr>
  </w:style>
  <w:style w:type="paragraph" w:customStyle="1" w:styleId="TableHeading1">
    <w:name w:val="Table Heading 1"/>
    <w:basedOn w:val="Footer"/>
    <w:rsid w:val="008A5A5A"/>
    <w:pPr>
      <w:tabs>
        <w:tab w:val="clear" w:pos="4536"/>
        <w:tab w:val="clear" w:pos="9072"/>
      </w:tabs>
      <w:spacing w:before="120" w:after="120" w:line="240" w:lineRule="auto"/>
      <w:jc w:val="center"/>
    </w:pPr>
    <w:rPr>
      <w:rFonts w:ascii="Arial" w:hAnsi="Arial" w:cs="Times New Roman"/>
      <w:bCs/>
      <w:smallCaps/>
      <w:spacing w:val="0"/>
      <w:kern w:val="0"/>
      <w:sz w:val="24"/>
      <w:szCs w:val="24"/>
      <w:lang w:eastAsia="en-US"/>
    </w:rPr>
  </w:style>
  <w:style w:type="paragraph" w:customStyle="1" w:styleId="TableHeading2">
    <w:name w:val="Table Heading 2"/>
    <w:basedOn w:val="Normal"/>
    <w:rsid w:val="008A5A5A"/>
    <w:pPr>
      <w:keepNext/>
      <w:spacing w:before="120" w:after="40" w:line="240" w:lineRule="auto"/>
    </w:pPr>
    <w:rPr>
      <w:rFonts w:ascii="Arial" w:hAnsi="Arial" w:cs="Times New Roman"/>
      <w:b/>
      <w:spacing w:val="0"/>
      <w:kern w:val="0"/>
      <w:sz w:val="16"/>
      <w:szCs w:val="20"/>
      <w:lang w:eastAsia="en-US"/>
    </w:rPr>
  </w:style>
  <w:style w:type="paragraph" w:customStyle="1" w:styleId="ABLOCKPARA">
    <w:name w:val="A BLOCK PARA"/>
    <w:basedOn w:val="Normal"/>
    <w:rsid w:val="008A5A5A"/>
    <w:pPr>
      <w:spacing w:before="0" w:line="240" w:lineRule="auto"/>
    </w:pPr>
    <w:rPr>
      <w:rFonts w:ascii="Arial" w:hAnsi="Arial" w:cs="Arial"/>
      <w:spacing w:val="0"/>
      <w:kern w:val="0"/>
      <w:sz w:val="20"/>
      <w:szCs w:val="20"/>
      <w:lang w:val="en-GB" w:eastAsia="en-US"/>
    </w:rPr>
  </w:style>
  <w:style w:type="paragraph" w:customStyle="1" w:styleId="DelBullets">
    <w:name w:val="Del Bullets"/>
    <w:basedOn w:val="Normal"/>
    <w:rsid w:val="008A5A5A"/>
    <w:pPr>
      <w:numPr>
        <w:numId w:val="9"/>
      </w:numPr>
      <w:spacing w:before="120" w:after="120" w:line="240" w:lineRule="auto"/>
    </w:pPr>
    <w:rPr>
      <w:rFonts w:ascii="Arial" w:hAnsi="Arial" w:cs="Times New Roman"/>
      <w:spacing w:val="0"/>
      <w:kern w:val="0"/>
      <w:sz w:val="20"/>
      <w:szCs w:val="20"/>
      <w:lang w:val="en-GB" w:eastAsia="en-US"/>
    </w:rPr>
  </w:style>
  <w:style w:type="character" w:customStyle="1" w:styleId="FooterChar">
    <w:name w:val="Footer Char"/>
    <w:aliases w:val="f Char,Footer1 Char,ft Char"/>
    <w:link w:val="Footer"/>
    <w:rsid w:val="006412A3"/>
    <w:rPr>
      <w:rFonts w:ascii="Siemens Sans" w:hAnsi="Siemens Sans"/>
      <w:b/>
      <w:spacing w:val="4"/>
      <w:kern w:val="10"/>
      <w:sz w:val="15"/>
      <w:szCs w:val="15"/>
      <w:lang w:val="en-US" w:eastAsia="de-DE"/>
    </w:rPr>
  </w:style>
  <w:style w:type="paragraph" w:styleId="BalloonText">
    <w:name w:val="Balloon Text"/>
    <w:basedOn w:val="Normal"/>
    <w:link w:val="BalloonTextChar"/>
    <w:rsid w:val="00832D22"/>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832D22"/>
    <w:rPr>
      <w:rFonts w:ascii="Tahoma" w:hAnsi="Tahoma" w:cs="Tahoma"/>
      <w:spacing w:val="4"/>
      <w:kern w:val="10"/>
      <w:sz w:val="16"/>
      <w:szCs w:val="16"/>
      <w:lang w:val="en-US" w:eastAsia="de-DE"/>
    </w:rPr>
  </w:style>
  <w:style w:type="paragraph" w:styleId="TOCHeading">
    <w:name w:val="TOC Heading"/>
    <w:basedOn w:val="Heading1"/>
    <w:next w:val="Normal"/>
    <w:uiPriority w:val="39"/>
    <w:unhideWhenUsed/>
    <w:qFormat/>
    <w:rsid w:val="007C57A9"/>
    <w:pPr>
      <w:keepLines/>
      <w:pageBreakBefore w:val="0"/>
      <w:framePr w:w="0" w:vSpace="0" w:wrap="auto" w:vAnchor="margin" w:yAlign="inline"/>
      <w:numPr>
        <w:numId w:val="0"/>
      </w:numPr>
      <w:spacing w:before="240" w:line="259" w:lineRule="auto"/>
      <w:outlineLvl w:val="9"/>
    </w:pPr>
    <w:rPr>
      <w:rFonts w:asciiTheme="majorHAnsi" w:eastAsiaTheme="majorEastAsia" w:hAnsiTheme="majorHAnsi" w:cstheme="majorBidi"/>
      <w:b w:val="0"/>
      <w:bCs w:val="0"/>
      <w:color w:val="365F91" w:themeColor="accent1" w:themeShade="BF"/>
      <w:spacing w:val="0"/>
      <w:kern w:val="0"/>
      <w:sz w:val="32"/>
      <w:szCs w:val="32"/>
      <w:lang w:eastAsia="en-US"/>
    </w:rPr>
  </w:style>
  <w:style w:type="paragraph" w:customStyle="1" w:styleId="EYCoverSubTitle">
    <w:name w:val="EY Cover SubTitle"/>
    <w:basedOn w:val="Normal"/>
    <w:autoRedefine/>
    <w:rsid w:val="007C57A9"/>
    <w:pPr>
      <w:spacing w:before="0" w:line="420" w:lineRule="exact"/>
    </w:pPr>
    <w:rPr>
      <w:rFonts w:ascii="EYInterstate Regular" w:hAnsi="EYInterstate Regular" w:cs="Times New Roman"/>
      <w:color w:val="808080"/>
      <w:spacing w:val="0"/>
      <w:kern w:val="0"/>
      <w:sz w:val="28"/>
      <w:szCs w:val="48"/>
      <w:lang w:eastAsia="en-US"/>
    </w:rPr>
  </w:style>
  <w:style w:type="paragraph" w:customStyle="1" w:styleId="EYHeading11">
    <w:name w:val="EY Heading 1.1"/>
    <w:basedOn w:val="Normal"/>
    <w:link w:val="EYHeading11Char"/>
    <w:qFormat/>
    <w:rsid w:val="007C57A9"/>
    <w:pPr>
      <w:keepNext/>
      <w:tabs>
        <w:tab w:val="num" w:pos="1440"/>
      </w:tabs>
      <w:spacing w:before="120" w:after="120" w:line="240" w:lineRule="auto"/>
      <w:ind w:left="1440" w:hanging="360"/>
      <w:outlineLvl w:val="1"/>
    </w:pPr>
    <w:rPr>
      <w:rFonts w:ascii="EYInterstate Regular" w:hAnsi="EYInterstate Regular" w:cs="Times New Roman"/>
      <w:spacing w:val="0"/>
      <w:kern w:val="12"/>
      <w:sz w:val="28"/>
      <w:szCs w:val="24"/>
      <w:lang w:eastAsia="en-US"/>
    </w:rPr>
  </w:style>
  <w:style w:type="character" w:customStyle="1" w:styleId="EYHeading11Char">
    <w:name w:val="EY Heading 1.1 Char"/>
    <w:basedOn w:val="DefaultParagraphFont"/>
    <w:link w:val="EYHeading11"/>
    <w:rsid w:val="007C57A9"/>
    <w:rPr>
      <w:rFonts w:ascii="EYInterstate Regular" w:hAnsi="EYInterstate Regular" w:cs="Times New Roman"/>
      <w:kern w:val="12"/>
      <w:sz w:val="28"/>
      <w:szCs w:val="24"/>
      <w:lang w:val="en-US" w:eastAsia="en-US"/>
    </w:rPr>
  </w:style>
  <w:style w:type="paragraph" w:customStyle="1" w:styleId="TableTitle2">
    <w:name w:val="Table Title 2"/>
    <w:basedOn w:val="Normal"/>
    <w:rsid w:val="00C35433"/>
    <w:pPr>
      <w:spacing w:before="0" w:line="240" w:lineRule="auto"/>
      <w:jc w:val="center"/>
    </w:pPr>
    <w:rPr>
      <w:rFonts w:ascii="Times New Roman" w:eastAsiaTheme="minorHAnsi" w:hAnsi="Times New Roman" w:cs="Times New Roman"/>
      <w:b/>
      <w:bCs/>
      <w:spacing w:val="0"/>
      <w:kern w:val="0"/>
      <w:sz w:val="20"/>
      <w:szCs w:val="20"/>
      <w:lang w:eastAsia="en-US"/>
    </w:rPr>
  </w:style>
  <w:style w:type="table" w:customStyle="1" w:styleId="TableGrid1">
    <w:name w:val="Table Grid1"/>
    <w:basedOn w:val="TableNormal"/>
    <w:next w:val="TableGrid"/>
    <w:rsid w:val="00C579A5"/>
    <w:pPr>
      <w:spacing w:after="120"/>
    </w:pPr>
    <w:rPr>
      <w:rFonts w:ascii="CG Times (W1)" w:hAnsi="CG Times (W1)"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345F99"/>
    <w:pPr>
      <w:spacing w:before="115"/>
    </w:pPr>
    <w:rPr>
      <w:rFonts w:ascii="Siemens Sans" w:hAnsi="Siemens Sans" w:cs="Angsana New"/>
      <w:b/>
      <w:bCs/>
      <w:spacing w:val="4"/>
      <w:kern w:val="10"/>
      <w:sz w:val="20"/>
      <w:lang w:val="en-US" w:eastAsia="de-DE"/>
    </w:rPr>
  </w:style>
  <w:style w:type="character" w:customStyle="1" w:styleId="CommentSubjectChar">
    <w:name w:val="Comment Subject Char"/>
    <w:basedOn w:val="CommentTextChar"/>
    <w:link w:val="CommentSubject"/>
    <w:semiHidden/>
    <w:rsid w:val="00345F99"/>
    <w:rPr>
      <w:rFonts w:ascii="Siemens Sans" w:hAnsi="Siemens Sans" w:cs="Times New Roman"/>
      <w:b/>
      <w:bCs/>
      <w:spacing w:val="4"/>
      <w:kern w:val="10"/>
      <w:sz w:val="21"/>
      <w:lang w:val="en-US" w:eastAsia="de-DE"/>
    </w:rPr>
  </w:style>
  <w:style w:type="table" w:styleId="TableGridLight">
    <w:name w:val="Grid Table Light"/>
    <w:basedOn w:val="TableNormal"/>
    <w:uiPriority w:val="40"/>
    <w:rsid w:val="00DA05C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911D6"/>
    <w:rPr>
      <w:color w:val="808080"/>
      <w:shd w:val="clear" w:color="auto" w:fill="E6E6E6"/>
    </w:rPr>
  </w:style>
  <w:style w:type="table" w:styleId="GridTable1Light-Accent5">
    <w:name w:val="Grid Table 1 Light Accent 5"/>
    <w:basedOn w:val="TableNormal"/>
    <w:uiPriority w:val="46"/>
    <w:rsid w:val="00EC4B82"/>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EC4B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2474">
      <w:marLeft w:val="0"/>
      <w:marRight w:val="0"/>
      <w:marTop w:val="0"/>
      <w:marBottom w:val="0"/>
      <w:divBdr>
        <w:top w:val="none" w:sz="0" w:space="0" w:color="auto"/>
        <w:left w:val="none" w:sz="0" w:space="0" w:color="auto"/>
        <w:bottom w:val="none" w:sz="0" w:space="0" w:color="auto"/>
        <w:right w:val="none" w:sz="0" w:space="0" w:color="auto"/>
      </w:divBdr>
    </w:div>
    <w:div w:id="115375934">
      <w:bodyDiv w:val="1"/>
      <w:marLeft w:val="0"/>
      <w:marRight w:val="0"/>
      <w:marTop w:val="0"/>
      <w:marBottom w:val="0"/>
      <w:divBdr>
        <w:top w:val="none" w:sz="0" w:space="0" w:color="auto"/>
        <w:left w:val="none" w:sz="0" w:space="0" w:color="auto"/>
        <w:bottom w:val="none" w:sz="0" w:space="0" w:color="auto"/>
        <w:right w:val="none" w:sz="0" w:space="0" w:color="auto"/>
      </w:divBdr>
    </w:div>
    <w:div w:id="130171534">
      <w:bodyDiv w:val="1"/>
      <w:marLeft w:val="0"/>
      <w:marRight w:val="0"/>
      <w:marTop w:val="0"/>
      <w:marBottom w:val="0"/>
      <w:divBdr>
        <w:top w:val="none" w:sz="0" w:space="0" w:color="auto"/>
        <w:left w:val="none" w:sz="0" w:space="0" w:color="auto"/>
        <w:bottom w:val="none" w:sz="0" w:space="0" w:color="auto"/>
        <w:right w:val="none" w:sz="0" w:space="0" w:color="auto"/>
      </w:divBdr>
    </w:div>
    <w:div w:id="162359025">
      <w:bodyDiv w:val="1"/>
      <w:marLeft w:val="0"/>
      <w:marRight w:val="0"/>
      <w:marTop w:val="0"/>
      <w:marBottom w:val="0"/>
      <w:divBdr>
        <w:top w:val="none" w:sz="0" w:space="0" w:color="auto"/>
        <w:left w:val="none" w:sz="0" w:space="0" w:color="auto"/>
        <w:bottom w:val="none" w:sz="0" w:space="0" w:color="auto"/>
        <w:right w:val="none" w:sz="0" w:space="0" w:color="auto"/>
      </w:divBdr>
      <w:divsChild>
        <w:div w:id="1172256418">
          <w:marLeft w:val="0"/>
          <w:marRight w:val="0"/>
          <w:marTop w:val="0"/>
          <w:marBottom w:val="0"/>
          <w:divBdr>
            <w:top w:val="none" w:sz="0" w:space="0" w:color="auto"/>
            <w:left w:val="none" w:sz="0" w:space="0" w:color="auto"/>
            <w:bottom w:val="none" w:sz="0" w:space="0" w:color="auto"/>
            <w:right w:val="none" w:sz="0" w:space="0" w:color="auto"/>
          </w:divBdr>
          <w:divsChild>
            <w:div w:id="57484579">
              <w:marLeft w:val="0"/>
              <w:marRight w:val="0"/>
              <w:marTop w:val="0"/>
              <w:marBottom w:val="0"/>
              <w:divBdr>
                <w:top w:val="none" w:sz="0" w:space="0" w:color="auto"/>
                <w:left w:val="none" w:sz="0" w:space="0" w:color="auto"/>
                <w:bottom w:val="none" w:sz="0" w:space="0" w:color="auto"/>
                <w:right w:val="none" w:sz="0" w:space="0" w:color="auto"/>
              </w:divBdr>
            </w:div>
            <w:div w:id="127935651">
              <w:marLeft w:val="0"/>
              <w:marRight w:val="0"/>
              <w:marTop w:val="0"/>
              <w:marBottom w:val="0"/>
              <w:divBdr>
                <w:top w:val="none" w:sz="0" w:space="0" w:color="auto"/>
                <w:left w:val="none" w:sz="0" w:space="0" w:color="auto"/>
                <w:bottom w:val="none" w:sz="0" w:space="0" w:color="auto"/>
                <w:right w:val="none" w:sz="0" w:space="0" w:color="auto"/>
              </w:divBdr>
            </w:div>
            <w:div w:id="1271082452">
              <w:marLeft w:val="0"/>
              <w:marRight w:val="0"/>
              <w:marTop w:val="0"/>
              <w:marBottom w:val="0"/>
              <w:divBdr>
                <w:top w:val="none" w:sz="0" w:space="0" w:color="auto"/>
                <w:left w:val="none" w:sz="0" w:space="0" w:color="auto"/>
                <w:bottom w:val="none" w:sz="0" w:space="0" w:color="auto"/>
                <w:right w:val="none" w:sz="0" w:space="0" w:color="auto"/>
              </w:divBdr>
            </w:div>
            <w:div w:id="13446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226">
      <w:bodyDiv w:val="1"/>
      <w:marLeft w:val="0"/>
      <w:marRight w:val="0"/>
      <w:marTop w:val="0"/>
      <w:marBottom w:val="0"/>
      <w:divBdr>
        <w:top w:val="none" w:sz="0" w:space="0" w:color="auto"/>
        <w:left w:val="none" w:sz="0" w:space="0" w:color="auto"/>
        <w:bottom w:val="none" w:sz="0" w:space="0" w:color="auto"/>
        <w:right w:val="none" w:sz="0" w:space="0" w:color="auto"/>
      </w:divBdr>
    </w:div>
    <w:div w:id="197204896">
      <w:bodyDiv w:val="1"/>
      <w:marLeft w:val="0"/>
      <w:marRight w:val="0"/>
      <w:marTop w:val="0"/>
      <w:marBottom w:val="0"/>
      <w:divBdr>
        <w:top w:val="none" w:sz="0" w:space="0" w:color="auto"/>
        <w:left w:val="none" w:sz="0" w:space="0" w:color="auto"/>
        <w:bottom w:val="none" w:sz="0" w:space="0" w:color="auto"/>
        <w:right w:val="none" w:sz="0" w:space="0" w:color="auto"/>
      </w:divBdr>
    </w:div>
    <w:div w:id="205416944">
      <w:bodyDiv w:val="1"/>
      <w:marLeft w:val="0"/>
      <w:marRight w:val="0"/>
      <w:marTop w:val="0"/>
      <w:marBottom w:val="0"/>
      <w:divBdr>
        <w:top w:val="none" w:sz="0" w:space="0" w:color="auto"/>
        <w:left w:val="none" w:sz="0" w:space="0" w:color="auto"/>
        <w:bottom w:val="none" w:sz="0" w:space="0" w:color="auto"/>
        <w:right w:val="none" w:sz="0" w:space="0" w:color="auto"/>
      </w:divBdr>
    </w:div>
    <w:div w:id="247664484">
      <w:marLeft w:val="0"/>
      <w:marRight w:val="0"/>
      <w:marTop w:val="0"/>
      <w:marBottom w:val="0"/>
      <w:divBdr>
        <w:top w:val="none" w:sz="0" w:space="0" w:color="auto"/>
        <w:left w:val="none" w:sz="0" w:space="0" w:color="auto"/>
        <w:bottom w:val="none" w:sz="0" w:space="0" w:color="auto"/>
        <w:right w:val="none" w:sz="0" w:space="0" w:color="auto"/>
      </w:divBdr>
    </w:div>
    <w:div w:id="282732494">
      <w:bodyDiv w:val="1"/>
      <w:marLeft w:val="0"/>
      <w:marRight w:val="0"/>
      <w:marTop w:val="0"/>
      <w:marBottom w:val="0"/>
      <w:divBdr>
        <w:top w:val="none" w:sz="0" w:space="0" w:color="auto"/>
        <w:left w:val="none" w:sz="0" w:space="0" w:color="auto"/>
        <w:bottom w:val="none" w:sz="0" w:space="0" w:color="auto"/>
        <w:right w:val="none" w:sz="0" w:space="0" w:color="auto"/>
      </w:divBdr>
      <w:divsChild>
        <w:div w:id="750784403">
          <w:marLeft w:val="0"/>
          <w:marRight w:val="0"/>
          <w:marTop w:val="0"/>
          <w:marBottom w:val="0"/>
          <w:divBdr>
            <w:top w:val="none" w:sz="0" w:space="0" w:color="auto"/>
            <w:left w:val="none" w:sz="0" w:space="0" w:color="auto"/>
            <w:bottom w:val="none" w:sz="0" w:space="0" w:color="auto"/>
            <w:right w:val="none" w:sz="0" w:space="0" w:color="auto"/>
          </w:divBdr>
        </w:div>
      </w:divsChild>
    </w:div>
    <w:div w:id="295525118">
      <w:marLeft w:val="0"/>
      <w:marRight w:val="0"/>
      <w:marTop w:val="0"/>
      <w:marBottom w:val="0"/>
      <w:divBdr>
        <w:top w:val="none" w:sz="0" w:space="0" w:color="auto"/>
        <w:left w:val="none" w:sz="0" w:space="0" w:color="auto"/>
        <w:bottom w:val="none" w:sz="0" w:space="0" w:color="auto"/>
        <w:right w:val="none" w:sz="0" w:space="0" w:color="auto"/>
      </w:divBdr>
    </w:div>
    <w:div w:id="336269666">
      <w:bodyDiv w:val="1"/>
      <w:marLeft w:val="0"/>
      <w:marRight w:val="0"/>
      <w:marTop w:val="0"/>
      <w:marBottom w:val="0"/>
      <w:divBdr>
        <w:top w:val="none" w:sz="0" w:space="0" w:color="auto"/>
        <w:left w:val="none" w:sz="0" w:space="0" w:color="auto"/>
        <w:bottom w:val="none" w:sz="0" w:space="0" w:color="auto"/>
        <w:right w:val="none" w:sz="0" w:space="0" w:color="auto"/>
      </w:divBdr>
    </w:div>
    <w:div w:id="339697096">
      <w:bodyDiv w:val="1"/>
      <w:marLeft w:val="0"/>
      <w:marRight w:val="0"/>
      <w:marTop w:val="0"/>
      <w:marBottom w:val="0"/>
      <w:divBdr>
        <w:top w:val="none" w:sz="0" w:space="0" w:color="auto"/>
        <w:left w:val="none" w:sz="0" w:space="0" w:color="auto"/>
        <w:bottom w:val="none" w:sz="0" w:space="0" w:color="auto"/>
        <w:right w:val="none" w:sz="0" w:space="0" w:color="auto"/>
      </w:divBdr>
    </w:div>
    <w:div w:id="398794947">
      <w:marLeft w:val="0"/>
      <w:marRight w:val="0"/>
      <w:marTop w:val="0"/>
      <w:marBottom w:val="0"/>
      <w:divBdr>
        <w:top w:val="none" w:sz="0" w:space="0" w:color="auto"/>
        <w:left w:val="none" w:sz="0" w:space="0" w:color="auto"/>
        <w:bottom w:val="none" w:sz="0" w:space="0" w:color="auto"/>
        <w:right w:val="none" w:sz="0" w:space="0" w:color="auto"/>
      </w:divBdr>
    </w:div>
    <w:div w:id="424083879">
      <w:bodyDiv w:val="1"/>
      <w:marLeft w:val="0"/>
      <w:marRight w:val="0"/>
      <w:marTop w:val="0"/>
      <w:marBottom w:val="0"/>
      <w:divBdr>
        <w:top w:val="none" w:sz="0" w:space="0" w:color="auto"/>
        <w:left w:val="none" w:sz="0" w:space="0" w:color="auto"/>
        <w:bottom w:val="none" w:sz="0" w:space="0" w:color="auto"/>
        <w:right w:val="none" w:sz="0" w:space="0" w:color="auto"/>
      </w:divBdr>
    </w:div>
    <w:div w:id="451289043">
      <w:bodyDiv w:val="1"/>
      <w:marLeft w:val="0"/>
      <w:marRight w:val="0"/>
      <w:marTop w:val="0"/>
      <w:marBottom w:val="0"/>
      <w:divBdr>
        <w:top w:val="none" w:sz="0" w:space="0" w:color="auto"/>
        <w:left w:val="none" w:sz="0" w:space="0" w:color="auto"/>
        <w:bottom w:val="none" w:sz="0" w:space="0" w:color="auto"/>
        <w:right w:val="none" w:sz="0" w:space="0" w:color="auto"/>
      </w:divBdr>
    </w:div>
    <w:div w:id="462160191">
      <w:bodyDiv w:val="1"/>
      <w:marLeft w:val="0"/>
      <w:marRight w:val="0"/>
      <w:marTop w:val="0"/>
      <w:marBottom w:val="0"/>
      <w:divBdr>
        <w:top w:val="none" w:sz="0" w:space="0" w:color="auto"/>
        <w:left w:val="none" w:sz="0" w:space="0" w:color="auto"/>
        <w:bottom w:val="none" w:sz="0" w:space="0" w:color="auto"/>
        <w:right w:val="none" w:sz="0" w:space="0" w:color="auto"/>
      </w:divBdr>
    </w:div>
    <w:div w:id="477110125">
      <w:bodyDiv w:val="1"/>
      <w:marLeft w:val="0"/>
      <w:marRight w:val="0"/>
      <w:marTop w:val="0"/>
      <w:marBottom w:val="0"/>
      <w:divBdr>
        <w:top w:val="none" w:sz="0" w:space="0" w:color="auto"/>
        <w:left w:val="none" w:sz="0" w:space="0" w:color="auto"/>
        <w:bottom w:val="none" w:sz="0" w:space="0" w:color="auto"/>
        <w:right w:val="none" w:sz="0" w:space="0" w:color="auto"/>
      </w:divBdr>
    </w:div>
    <w:div w:id="482234945">
      <w:bodyDiv w:val="1"/>
      <w:marLeft w:val="0"/>
      <w:marRight w:val="0"/>
      <w:marTop w:val="0"/>
      <w:marBottom w:val="0"/>
      <w:divBdr>
        <w:top w:val="none" w:sz="0" w:space="0" w:color="auto"/>
        <w:left w:val="none" w:sz="0" w:space="0" w:color="auto"/>
        <w:bottom w:val="none" w:sz="0" w:space="0" w:color="auto"/>
        <w:right w:val="none" w:sz="0" w:space="0" w:color="auto"/>
      </w:divBdr>
    </w:div>
    <w:div w:id="484593026">
      <w:bodyDiv w:val="1"/>
      <w:marLeft w:val="0"/>
      <w:marRight w:val="0"/>
      <w:marTop w:val="0"/>
      <w:marBottom w:val="0"/>
      <w:divBdr>
        <w:top w:val="none" w:sz="0" w:space="0" w:color="auto"/>
        <w:left w:val="none" w:sz="0" w:space="0" w:color="auto"/>
        <w:bottom w:val="none" w:sz="0" w:space="0" w:color="auto"/>
        <w:right w:val="none" w:sz="0" w:space="0" w:color="auto"/>
      </w:divBdr>
      <w:divsChild>
        <w:div w:id="1523276293">
          <w:marLeft w:val="0"/>
          <w:marRight w:val="0"/>
          <w:marTop w:val="0"/>
          <w:marBottom w:val="0"/>
          <w:divBdr>
            <w:top w:val="none" w:sz="0" w:space="0" w:color="auto"/>
            <w:left w:val="none" w:sz="0" w:space="0" w:color="auto"/>
            <w:bottom w:val="none" w:sz="0" w:space="0" w:color="auto"/>
            <w:right w:val="none" w:sz="0" w:space="0" w:color="auto"/>
          </w:divBdr>
          <w:divsChild>
            <w:div w:id="588588369">
              <w:marLeft w:val="0"/>
              <w:marRight w:val="0"/>
              <w:marTop w:val="0"/>
              <w:marBottom w:val="0"/>
              <w:divBdr>
                <w:top w:val="none" w:sz="0" w:space="0" w:color="auto"/>
                <w:left w:val="none" w:sz="0" w:space="0" w:color="auto"/>
                <w:bottom w:val="none" w:sz="0" w:space="0" w:color="auto"/>
                <w:right w:val="none" w:sz="0" w:space="0" w:color="auto"/>
              </w:divBdr>
            </w:div>
            <w:div w:id="629745475">
              <w:marLeft w:val="0"/>
              <w:marRight w:val="0"/>
              <w:marTop w:val="0"/>
              <w:marBottom w:val="0"/>
              <w:divBdr>
                <w:top w:val="none" w:sz="0" w:space="0" w:color="auto"/>
                <w:left w:val="none" w:sz="0" w:space="0" w:color="auto"/>
                <w:bottom w:val="none" w:sz="0" w:space="0" w:color="auto"/>
                <w:right w:val="none" w:sz="0" w:space="0" w:color="auto"/>
              </w:divBdr>
            </w:div>
            <w:div w:id="1295913094">
              <w:marLeft w:val="0"/>
              <w:marRight w:val="0"/>
              <w:marTop w:val="0"/>
              <w:marBottom w:val="0"/>
              <w:divBdr>
                <w:top w:val="none" w:sz="0" w:space="0" w:color="auto"/>
                <w:left w:val="none" w:sz="0" w:space="0" w:color="auto"/>
                <w:bottom w:val="none" w:sz="0" w:space="0" w:color="auto"/>
                <w:right w:val="none" w:sz="0" w:space="0" w:color="auto"/>
              </w:divBdr>
            </w:div>
            <w:div w:id="1501656407">
              <w:marLeft w:val="0"/>
              <w:marRight w:val="0"/>
              <w:marTop w:val="0"/>
              <w:marBottom w:val="0"/>
              <w:divBdr>
                <w:top w:val="none" w:sz="0" w:space="0" w:color="auto"/>
                <w:left w:val="none" w:sz="0" w:space="0" w:color="auto"/>
                <w:bottom w:val="none" w:sz="0" w:space="0" w:color="auto"/>
                <w:right w:val="none" w:sz="0" w:space="0" w:color="auto"/>
              </w:divBdr>
            </w:div>
            <w:div w:id="1992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0079">
      <w:bodyDiv w:val="1"/>
      <w:marLeft w:val="0"/>
      <w:marRight w:val="0"/>
      <w:marTop w:val="0"/>
      <w:marBottom w:val="0"/>
      <w:divBdr>
        <w:top w:val="none" w:sz="0" w:space="0" w:color="auto"/>
        <w:left w:val="none" w:sz="0" w:space="0" w:color="auto"/>
        <w:bottom w:val="none" w:sz="0" w:space="0" w:color="auto"/>
        <w:right w:val="none" w:sz="0" w:space="0" w:color="auto"/>
      </w:divBdr>
    </w:div>
    <w:div w:id="500394454">
      <w:bodyDiv w:val="1"/>
      <w:marLeft w:val="0"/>
      <w:marRight w:val="0"/>
      <w:marTop w:val="0"/>
      <w:marBottom w:val="0"/>
      <w:divBdr>
        <w:top w:val="none" w:sz="0" w:space="0" w:color="auto"/>
        <w:left w:val="none" w:sz="0" w:space="0" w:color="auto"/>
        <w:bottom w:val="none" w:sz="0" w:space="0" w:color="auto"/>
        <w:right w:val="none" w:sz="0" w:space="0" w:color="auto"/>
      </w:divBdr>
      <w:divsChild>
        <w:div w:id="560602518">
          <w:marLeft w:val="0"/>
          <w:marRight w:val="0"/>
          <w:marTop w:val="0"/>
          <w:marBottom w:val="0"/>
          <w:divBdr>
            <w:top w:val="none" w:sz="0" w:space="0" w:color="auto"/>
            <w:left w:val="none" w:sz="0" w:space="0" w:color="auto"/>
            <w:bottom w:val="none" w:sz="0" w:space="0" w:color="auto"/>
            <w:right w:val="none" w:sz="0" w:space="0" w:color="auto"/>
          </w:divBdr>
        </w:div>
      </w:divsChild>
    </w:div>
    <w:div w:id="515657226">
      <w:bodyDiv w:val="1"/>
      <w:marLeft w:val="0"/>
      <w:marRight w:val="0"/>
      <w:marTop w:val="0"/>
      <w:marBottom w:val="0"/>
      <w:divBdr>
        <w:top w:val="none" w:sz="0" w:space="0" w:color="auto"/>
        <w:left w:val="none" w:sz="0" w:space="0" w:color="auto"/>
        <w:bottom w:val="none" w:sz="0" w:space="0" w:color="auto"/>
        <w:right w:val="none" w:sz="0" w:space="0" w:color="auto"/>
      </w:divBdr>
    </w:div>
    <w:div w:id="555243830">
      <w:bodyDiv w:val="1"/>
      <w:marLeft w:val="0"/>
      <w:marRight w:val="0"/>
      <w:marTop w:val="0"/>
      <w:marBottom w:val="0"/>
      <w:divBdr>
        <w:top w:val="none" w:sz="0" w:space="0" w:color="auto"/>
        <w:left w:val="none" w:sz="0" w:space="0" w:color="auto"/>
        <w:bottom w:val="none" w:sz="0" w:space="0" w:color="auto"/>
        <w:right w:val="none" w:sz="0" w:space="0" w:color="auto"/>
      </w:divBdr>
      <w:divsChild>
        <w:div w:id="1854301692">
          <w:marLeft w:val="0"/>
          <w:marRight w:val="0"/>
          <w:marTop w:val="0"/>
          <w:marBottom w:val="0"/>
          <w:divBdr>
            <w:top w:val="none" w:sz="0" w:space="0" w:color="auto"/>
            <w:left w:val="none" w:sz="0" w:space="0" w:color="auto"/>
            <w:bottom w:val="none" w:sz="0" w:space="0" w:color="auto"/>
            <w:right w:val="none" w:sz="0" w:space="0" w:color="auto"/>
          </w:divBdr>
          <w:divsChild>
            <w:div w:id="202836030">
              <w:marLeft w:val="0"/>
              <w:marRight w:val="0"/>
              <w:marTop w:val="0"/>
              <w:marBottom w:val="0"/>
              <w:divBdr>
                <w:top w:val="none" w:sz="0" w:space="0" w:color="auto"/>
                <w:left w:val="none" w:sz="0" w:space="0" w:color="auto"/>
                <w:bottom w:val="none" w:sz="0" w:space="0" w:color="auto"/>
                <w:right w:val="none" w:sz="0" w:space="0" w:color="auto"/>
              </w:divBdr>
            </w:div>
            <w:div w:id="1272127833">
              <w:marLeft w:val="0"/>
              <w:marRight w:val="0"/>
              <w:marTop w:val="0"/>
              <w:marBottom w:val="0"/>
              <w:divBdr>
                <w:top w:val="none" w:sz="0" w:space="0" w:color="auto"/>
                <w:left w:val="none" w:sz="0" w:space="0" w:color="auto"/>
                <w:bottom w:val="none" w:sz="0" w:space="0" w:color="auto"/>
                <w:right w:val="none" w:sz="0" w:space="0" w:color="auto"/>
              </w:divBdr>
            </w:div>
            <w:div w:id="1453399819">
              <w:marLeft w:val="0"/>
              <w:marRight w:val="0"/>
              <w:marTop w:val="0"/>
              <w:marBottom w:val="0"/>
              <w:divBdr>
                <w:top w:val="none" w:sz="0" w:space="0" w:color="auto"/>
                <w:left w:val="none" w:sz="0" w:space="0" w:color="auto"/>
                <w:bottom w:val="none" w:sz="0" w:space="0" w:color="auto"/>
                <w:right w:val="none" w:sz="0" w:space="0" w:color="auto"/>
              </w:divBdr>
            </w:div>
            <w:div w:id="1549493821">
              <w:marLeft w:val="0"/>
              <w:marRight w:val="0"/>
              <w:marTop w:val="0"/>
              <w:marBottom w:val="0"/>
              <w:divBdr>
                <w:top w:val="none" w:sz="0" w:space="0" w:color="auto"/>
                <w:left w:val="none" w:sz="0" w:space="0" w:color="auto"/>
                <w:bottom w:val="none" w:sz="0" w:space="0" w:color="auto"/>
                <w:right w:val="none" w:sz="0" w:space="0" w:color="auto"/>
              </w:divBdr>
            </w:div>
            <w:div w:id="16981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636499054">
      <w:marLeft w:val="0"/>
      <w:marRight w:val="0"/>
      <w:marTop w:val="0"/>
      <w:marBottom w:val="0"/>
      <w:divBdr>
        <w:top w:val="none" w:sz="0" w:space="0" w:color="auto"/>
        <w:left w:val="none" w:sz="0" w:space="0" w:color="auto"/>
        <w:bottom w:val="none" w:sz="0" w:space="0" w:color="auto"/>
        <w:right w:val="none" w:sz="0" w:space="0" w:color="auto"/>
      </w:divBdr>
    </w:div>
    <w:div w:id="650673572">
      <w:marLeft w:val="0"/>
      <w:marRight w:val="0"/>
      <w:marTop w:val="0"/>
      <w:marBottom w:val="0"/>
      <w:divBdr>
        <w:top w:val="none" w:sz="0" w:space="0" w:color="auto"/>
        <w:left w:val="none" w:sz="0" w:space="0" w:color="auto"/>
        <w:bottom w:val="none" w:sz="0" w:space="0" w:color="auto"/>
        <w:right w:val="none" w:sz="0" w:space="0" w:color="auto"/>
      </w:divBdr>
    </w:div>
    <w:div w:id="660037172">
      <w:bodyDiv w:val="1"/>
      <w:marLeft w:val="0"/>
      <w:marRight w:val="0"/>
      <w:marTop w:val="0"/>
      <w:marBottom w:val="0"/>
      <w:divBdr>
        <w:top w:val="none" w:sz="0" w:space="0" w:color="auto"/>
        <w:left w:val="none" w:sz="0" w:space="0" w:color="auto"/>
        <w:bottom w:val="none" w:sz="0" w:space="0" w:color="auto"/>
        <w:right w:val="none" w:sz="0" w:space="0" w:color="auto"/>
      </w:divBdr>
    </w:div>
    <w:div w:id="693118320">
      <w:bodyDiv w:val="1"/>
      <w:marLeft w:val="0"/>
      <w:marRight w:val="0"/>
      <w:marTop w:val="0"/>
      <w:marBottom w:val="0"/>
      <w:divBdr>
        <w:top w:val="none" w:sz="0" w:space="0" w:color="auto"/>
        <w:left w:val="none" w:sz="0" w:space="0" w:color="auto"/>
        <w:bottom w:val="none" w:sz="0" w:space="0" w:color="auto"/>
        <w:right w:val="none" w:sz="0" w:space="0" w:color="auto"/>
      </w:divBdr>
    </w:div>
    <w:div w:id="725447935">
      <w:bodyDiv w:val="1"/>
      <w:marLeft w:val="0"/>
      <w:marRight w:val="0"/>
      <w:marTop w:val="0"/>
      <w:marBottom w:val="0"/>
      <w:divBdr>
        <w:top w:val="none" w:sz="0" w:space="0" w:color="auto"/>
        <w:left w:val="none" w:sz="0" w:space="0" w:color="auto"/>
        <w:bottom w:val="none" w:sz="0" w:space="0" w:color="auto"/>
        <w:right w:val="none" w:sz="0" w:space="0" w:color="auto"/>
      </w:divBdr>
    </w:div>
    <w:div w:id="758136692">
      <w:bodyDiv w:val="1"/>
      <w:marLeft w:val="0"/>
      <w:marRight w:val="0"/>
      <w:marTop w:val="0"/>
      <w:marBottom w:val="0"/>
      <w:divBdr>
        <w:top w:val="none" w:sz="0" w:space="0" w:color="auto"/>
        <w:left w:val="none" w:sz="0" w:space="0" w:color="auto"/>
        <w:bottom w:val="none" w:sz="0" w:space="0" w:color="auto"/>
        <w:right w:val="none" w:sz="0" w:space="0" w:color="auto"/>
      </w:divBdr>
    </w:div>
    <w:div w:id="772365476">
      <w:bodyDiv w:val="1"/>
      <w:marLeft w:val="0"/>
      <w:marRight w:val="0"/>
      <w:marTop w:val="0"/>
      <w:marBottom w:val="0"/>
      <w:divBdr>
        <w:top w:val="none" w:sz="0" w:space="0" w:color="auto"/>
        <w:left w:val="none" w:sz="0" w:space="0" w:color="auto"/>
        <w:bottom w:val="none" w:sz="0" w:space="0" w:color="auto"/>
        <w:right w:val="none" w:sz="0" w:space="0" w:color="auto"/>
      </w:divBdr>
    </w:div>
    <w:div w:id="802238175">
      <w:bodyDiv w:val="1"/>
      <w:marLeft w:val="0"/>
      <w:marRight w:val="0"/>
      <w:marTop w:val="0"/>
      <w:marBottom w:val="0"/>
      <w:divBdr>
        <w:top w:val="none" w:sz="0" w:space="0" w:color="auto"/>
        <w:left w:val="none" w:sz="0" w:space="0" w:color="auto"/>
        <w:bottom w:val="none" w:sz="0" w:space="0" w:color="auto"/>
        <w:right w:val="none" w:sz="0" w:space="0" w:color="auto"/>
      </w:divBdr>
      <w:divsChild>
        <w:div w:id="1820219980">
          <w:marLeft w:val="0"/>
          <w:marRight w:val="0"/>
          <w:marTop w:val="0"/>
          <w:marBottom w:val="0"/>
          <w:divBdr>
            <w:top w:val="none" w:sz="0" w:space="0" w:color="auto"/>
            <w:left w:val="none" w:sz="0" w:space="0" w:color="auto"/>
            <w:bottom w:val="none" w:sz="0" w:space="0" w:color="auto"/>
            <w:right w:val="none" w:sz="0" w:space="0" w:color="auto"/>
          </w:divBdr>
          <w:divsChild>
            <w:div w:id="1268736694">
              <w:marLeft w:val="0"/>
              <w:marRight w:val="0"/>
              <w:marTop w:val="0"/>
              <w:marBottom w:val="0"/>
              <w:divBdr>
                <w:top w:val="none" w:sz="0" w:space="0" w:color="auto"/>
                <w:left w:val="none" w:sz="0" w:space="0" w:color="auto"/>
                <w:bottom w:val="none" w:sz="0" w:space="0" w:color="auto"/>
                <w:right w:val="none" w:sz="0" w:space="0" w:color="auto"/>
              </w:divBdr>
            </w:div>
            <w:div w:id="1339503369">
              <w:marLeft w:val="0"/>
              <w:marRight w:val="0"/>
              <w:marTop w:val="0"/>
              <w:marBottom w:val="0"/>
              <w:divBdr>
                <w:top w:val="none" w:sz="0" w:space="0" w:color="auto"/>
                <w:left w:val="none" w:sz="0" w:space="0" w:color="auto"/>
                <w:bottom w:val="none" w:sz="0" w:space="0" w:color="auto"/>
                <w:right w:val="none" w:sz="0" w:space="0" w:color="auto"/>
              </w:divBdr>
            </w:div>
            <w:div w:id="1932738766">
              <w:marLeft w:val="0"/>
              <w:marRight w:val="0"/>
              <w:marTop w:val="0"/>
              <w:marBottom w:val="0"/>
              <w:divBdr>
                <w:top w:val="none" w:sz="0" w:space="0" w:color="auto"/>
                <w:left w:val="none" w:sz="0" w:space="0" w:color="auto"/>
                <w:bottom w:val="none" w:sz="0" w:space="0" w:color="auto"/>
                <w:right w:val="none" w:sz="0" w:space="0" w:color="auto"/>
              </w:divBdr>
            </w:div>
            <w:div w:id="20432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6492">
      <w:marLeft w:val="0"/>
      <w:marRight w:val="0"/>
      <w:marTop w:val="0"/>
      <w:marBottom w:val="0"/>
      <w:divBdr>
        <w:top w:val="none" w:sz="0" w:space="0" w:color="auto"/>
        <w:left w:val="none" w:sz="0" w:space="0" w:color="auto"/>
        <w:bottom w:val="none" w:sz="0" w:space="0" w:color="auto"/>
        <w:right w:val="none" w:sz="0" w:space="0" w:color="auto"/>
      </w:divBdr>
    </w:div>
    <w:div w:id="889026898">
      <w:marLeft w:val="0"/>
      <w:marRight w:val="0"/>
      <w:marTop w:val="0"/>
      <w:marBottom w:val="0"/>
      <w:divBdr>
        <w:top w:val="none" w:sz="0" w:space="0" w:color="auto"/>
        <w:left w:val="none" w:sz="0" w:space="0" w:color="auto"/>
        <w:bottom w:val="none" w:sz="0" w:space="0" w:color="auto"/>
        <w:right w:val="none" w:sz="0" w:space="0" w:color="auto"/>
      </w:divBdr>
    </w:div>
    <w:div w:id="891158683">
      <w:bodyDiv w:val="1"/>
      <w:marLeft w:val="0"/>
      <w:marRight w:val="0"/>
      <w:marTop w:val="0"/>
      <w:marBottom w:val="0"/>
      <w:divBdr>
        <w:top w:val="none" w:sz="0" w:space="0" w:color="auto"/>
        <w:left w:val="none" w:sz="0" w:space="0" w:color="auto"/>
        <w:bottom w:val="none" w:sz="0" w:space="0" w:color="auto"/>
        <w:right w:val="none" w:sz="0" w:space="0" w:color="auto"/>
      </w:divBdr>
    </w:div>
    <w:div w:id="891185895">
      <w:marLeft w:val="0"/>
      <w:marRight w:val="0"/>
      <w:marTop w:val="0"/>
      <w:marBottom w:val="0"/>
      <w:divBdr>
        <w:top w:val="none" w:sz="0" w:space="0" w:color="auto"/>
        <w:left w:val="none" w:sz="0" w:space="0" w:color="auto"/>
        <w:bottom w:val="none" w:sz="0" w:space="0" w:color="auto"/>
        <w:right w:val="none" w:sz="0" w:space="0" w:color="auto"/>
      </w:divBdr>
    </w:div>
    <w:div w:id="907153205">
      <w:bodyDiv w:val="1"/>
      <w:marLeft w:val="0"/>
      <w:marRight w:val="0"/>
      <w:marTop w:val="0"/>
      <w:marBottom w:val="0"/>
      <w:divBdr>
        <w:top w:val="none" w:sz="0" w:space="0" w:color="auto"/>
        <w:left w:val="none" w:sz="0" w:space="0" w:color="auto"/>
        <w:bottom w:val="none" w:sz="0" w:space="0" w:color="auto"/>
        <w:right w:val="none" w:sz="0" w:space="0" w:color="auto"/>
      </w:divBdr>
    </w:div>
    <w:div w:id="913709978">
      <w:bodyDiv w:val="1"/>
      <w:marLeft w:val="0"/>
      <w:marRight w:val="0"/>
      <w:marTop w:val="0"/>
      <w:marBottom w:val="0"/>
      <w:divBdr>
        <w:top w:val="none" w:sz="0" w:space="0" w:color="auto"/>
        <w:left w:val="none" w:sz="0" w:space="0" w:color="auto"/>
        <w:bottom w:val="none" w:sz="0" w:space="0" w:color="auto"/>
        <w:right w:val="none" w:sz="0" w:space="0" w:color="auto"/>
      </w:divBdr>
    </w:div>
    <w:div w:id="933320687">
      <w:bodyDiv w:val="1"/>
      <w:marLeft w:val="0"/>
      <w:marRight w:val="0"/>
      <w:marTop w:val="0"/>
      <w:marBottom w:val="0"/>
      <w:divBdr>
        <w:top w:val="none" w:sz="0" w:space="0" w:color="auto"/>
        <w:left w:val="none" w:sz="0" w:space="0" w:color="auto"/>
        <w:bottom w:val="none" w:sz="0" w:space="0" w:color="auto"/>
        <w:right w:val="none" w:sz="0" w:space="0" w:color="auto"/>
      </w:divBdr>
    </w:div>
    <w:div w:id="941035142">
      <w:bodyDiv w:val="1"/>
      <w:marLeft w:val="0"/>
      <w:marRight w:val="0"/>
      <w:marTop w:val="0"/>
      <w:marBottom w:val="0"/>
      <w:divBdr>
        <w:top w:val="none" w:sz="0" w:space="0" w:color="auto"/>
        <w:left w:val="none" w:sz="0" w:space="0" w:color="auto"/>
        <w:bottom w:val="none" w:sz="0" w:space="0" w:color="auto"/>
        <w:right w:val="none" w:sz="0" w:space="0" w:color="auto"/>
      </w:divBdr>
    </w:div>
    <w:div w:id="979580100">
      <w:bodyDiv w:val="1"/>
      <w:marLeft w:val="0"/>
      <w:marRight w:val="0"/>
      <w:marTop w:val="0"/>
      <w:marBottom w:val="0"/>
      <w:divBdr>
        <w:top w:val="none" w:sz="0" w:space="0" w:color="auto"/>
        <w:left w:val="none" w:sz="0" w:space="0" w:color="auto"/>
        <w:bottom w:val="none" w:sz="0" w:space="0" w:color="auto"/>
        <w:right w:val="none" w:sz="0" w:space="0" w:color="auto"/>
      </w:divBdr>
    </w:div>
    <w:div w:id="1088311566">
      <w:bodyDiv w:val="1"/>
      <w:marLeft w:val="0"/>
      <w:marRight w:val="0"/>
      <w:marTop w:val="0"/>
      <w:marBottom w:val="0"/>
      <w:divBdr>
        <w:top w:val="none" w:sz="0" w:space="0" w:color="auto"/>
        <w:left w:val="none" w:sz="0" w:space="0" w:color="auto"/>
        <w:bottom w:val="none" w:sz="0" w:space="0" w:color="auto"/>
        <w:right w:val="none" w:sz="0" w:space="0" w:color="auto"/>
      </w:divBdr>
    </w:div>
    <w:div w:id="1089892259">
      <w:bodyDiv w:val="1"/>
      <w:marLeft w:val="0"/>
      <w:marRight w:val="0"/>
      <w:marTop w:val="0"/>
      <w:marBottom w:val="0"/>
      <w:divBdr>
        <w:top w:val="none" w:sz="0" w:space="0" w:color="auto"/>
        <w:left w:val="none" w:sz="0" w:space="0" w:color="auto"/>
        <w:bottom w:val="none" w:sz="0" w:space="0" w:color="auto"/>
        <w:right w:val="none" w:sz="0" w:space="0" w:color="auto"/>
      </w:divBdr>
    </w:div>
    <w:div w:id="1110319603">
      <w:bodyDiv w:val="1"/>
      <w:marLeft w:val="0"/>
      <w:marRight w:val="0"/>
      <w:marTop w:val="0"/>
      <w:marBottom w:val="0"/>
      <w:divBdr>
        <w:top w:val="none" w:sz="0" w:space="0" w:color="auto"/>
        <w:left w:val="none" w:sz="0" w:space="0" w:color="auto"/>
        <w:bottom w:val="none" w:sz="0" w:space="0" w:color="auto"/>
        <w:right w:val="none" w:sz="0" w:space="0" w:color="auto"/>
      </w:divBdr>
      <w:divsChild>
        <w:div w:id="1993633675">
          <w:marLeft w:val="0"/>
          <w:marRight w:val="0"/>
          <w:marTop w:val="0"/>
          <w:marBottom w:val="0"/>
          <w:divBdr>
            <w:top w:val="none" w:sz="0" w:space="0" w:color="auto"/>
            <w:left w:val="none" w:sz="0" w:space="0" w:color="auto"/>
            <w:bottom w:val="none" w:sz="0" w:space="0" w:color="auto"/>
            <w:right w:val="none" w:sz="0" w:space="0" w:color="auto"/>
          </w:divBdr>
        </w:div>
      </w:divsChild>
    </w:div>
    <w:div w:id="1137797878">
      <w:bodyDiv w:val="1"/>
      <w:marLeft w:val="0"/>
      <w:marRight w:val="0"/>
      <w:marTop w:val="0"/>
      <w:marBottom w:val="0"/>
      <w:divBdr>
        <w:top w:val="none" w:sz="0" w:space="0" w:color="auto"/>
        <w:left w:val="none" w:sz="0" w:space="0" w:color="auto"/>
        <w:bottom w:val="none" w:sz="0" w:space="0" w:color="auto"/>
        <w:right w:val="none" w:sz="0" w:space="0" w:color="auto"/>
      </w:divBdr>
    </w:div>
    <w:div w:id="1173108974">
      <w:bodyDiv w:val="1"/>
      <w:marLeft w:val="0"/>
      <w:marRight w:val="0"/>
      <w:marTop w:val="0"/>
      <w:marBottom w:val="0"/>
      <w:divBdr>
        <w:top w:val="none" w:sz="0" w:space="0" w:color="auto"/>
        <w:left w:val="none" w:sz="0" w:space="0" w:color="auto"/>
        <w:bottom w:val="none" w:sz="0" w:space="0" w:color="auto"/>
        <w:right w:val="none" w:sz="0" w:space="0" w:color="auto"/>
      </w:divBdr>
    </w:div>
    <w:div w:id="1198546705">
      <w:marLeft w:val="0"/>
      <w:marRight w:val="0"/>
      <w:marTop w:val="0"/>
      <w:marBottom w:val="0"/>
      <w:divBdr>
        <w:top w:val="none" w:sz="0" w:space="0" w:color="auto"/>
        <w:left w:val="none" w:sz="0" w:space="0" w:color="auto"/>
        <w:bottom w:val="none" w:sz="0" w:space="0" w:color="auto"/>
        <w:right w:val="none" w:sz="0" w:space="0" w:color="auto"/>
      </w:divBdr>
    </w:div>
    <w:div w:id="1235239124">
      <w:bodyDiv w:val="1"/>
      <w:marLeft w:val="0"/>
      <w:marRight w:val="0"/>
      <w:marTop w:val="0"/>
      <w:marBottom w:val="0"/>
      <w:divBdr>
        <w:top w:val="none" w:sz="0" w:space="0" w:color="auto"/>
        <w:left w:val="none" w:sz="0" w:space="0" w:color="auto"/>
        <w:bottom w:val="none" w:sz="0" w:space="0" w:color="auto"/>
        <w:right w:val="none" w:sz="0" w:space="0" w:color="auto"/>
      </w:divBdr>
    </w:div>
    <w:div w:id="1244030920">
      <w:bodyDiv w:val="1"/>
      <w:marLeft w:val="0"/>
      <w:marRight w:val="0"/>
      <w:marTop w:val="0"/>
      <w:marBottom w:val="0"/>
      <w:divBdr>
        <w:top w:val="none" w:sz="0" w:space="0" w:color="auto"/>
        <w:left w:val="none" w:sz="0" w:space="0" w:color="auto"/>
        <w:bottom w:val="none" w:sz="0" w:space="0" w:color="auto"/>
        <w:right w:val="none" w:sz="0" w:space="0" w:color="auto"/>
      </w:divBdr>
    </w:div>
    <w:div w:id="1244141867">
      <w:bodyDiv w:val="1"/>
      <w:marLeft w:val="0"/>
      <w:marRight w:val="0"/>
      <w:marTop w:val="0"/>
      <w:marBottom w:val="0"/>
      <w:divBdr>
        <w:top w:val="none" w:sz="0" w:space="0" w:color="auto"/>
        <w:left w:val="none" w:sz="0" w:space="0" w:color="auto"/>
        <w:bottom w:val="none" w:sz="0" w:space="0" w:color="auto"/>
        <w:right w:val="none" w:sz="0" w:space="0" w:color="auto"/>
      </w:divBdr>
    </w:div>
    <w:div w:id="1267813839">
      <w:marLeft w:val="0"/>
      <w:marRight w:val="0"/>
      <w:marTop w:val="0"/>
      <w:marBottom w:val="0"/>
      <w:divBdr>
        <w:top w:val="none" w:sz="0" w:space="0" w:color="auto"/>
        <w:left w:val="none" w:sz="0" w:space="0" w:color="auto"/>
        <w:bottom w:val="none" w:sz="0" w:space="0" w:color="auto"/>
        <w:right w:val="none" w:sz="0" w:space="0" w:color="auto"/>
      </w:divBdr>
    </w:div>
    <w:div w:id="1273980795">
      <w:bodyDiv w:val="1"/>
      <w:marLeft w:val="0"/>
      <w:marRight w:val="0"/>
      <w:marTop w:val="0"/>
      <w:marBottom w:val="0"/>
      <w:divBdr>
        <w:top w:val="none" w:sz="0" w:space="0" w:color="auto"/>
        <w:left w:val="none" w:sz="0" w:space="0" w:color="auto"/>
        <w:bottom w:val="none" w:sz="0" w:space="0" w:color="auto"/>
        <w:right w:val="none" w:sz="0" w:space="0" w:color="auto"/>
      </w:divBdr>
      <w:divsChild>
        <w:div w:id="300968512">
          <w:marLeft w:val="0"/>
          <w:marRight w:val="0"/>
          <w:marTop w:val="0"/>
          <w:marBottom w:val="0"/>
          <w:divBdr>
            <w:top w:val="none" w:sz="0" w:space="0" w:color="auto"/>
            <w:left w:val="none" w:sz="0" w:space="0" w:color="auto"/>
            <w:bottom w:val="none" w:sz="0" w:space="0" w:color="auto"/>
            <w:right w:val="none" w:sz="0" w:space="0" w:color="auto"/>
          </w:divBdr>
          <w:divsChild>
            <w:div w:id="236020753">
              <w:marLeft w:val="0"/>
              <w:marRight w:val="0"/>
              <w:marTop w:val="0"/>
              <w:marBottom w:val="0"/>
              <w:divBdr>
                <w:top w:val="none" w:sz="0" w:space="0" w:color="auto"/>
                <w:left w:val="none" w:sz="0" w:space="0" w:color="auto"/>
                <w:bottom w:val="none" w:sz="0" w:space="0" w:color="auto"/>
                <w:right w:val="none" w:sz="0" w:space="0" w:color="auto"/>
              </w:divBdr>
            </w:div>
            <w:div w:id="398670022">
              <w:marLeft w:val="0"/>
              <w:marRight w:val="0"/>
              <w:marTop w:val="0"/>
              <w:marBottom w:val="0"/>
              <w:divBdr>
                <w:top w:val="none" w:sz="0" w:space="0" w:color="auto"/>
                <w:left w:val="none" w:sz="0" w:space="0" w:color="auto"/>
                <w:bottom w:val="none" w:sz="0" w:space="0" w:color="auto"/>
                <w:right w:val="none" w:sz="0" w:space="0" w:color="auto"/>
              </w:divBdr>
            </w:div>
            <w:div w:id="453787861">
              <w:marLeft w:val="0"/>
              <w:marRight w:val="0"/>
              <w:marTop w:val="0"/>
              <w:marBottom w:val="0"/>
              <w:divBdr>
                <w:top w:val="none" w:sz="0" w:space="0" w:color="auto"/>
                <w:left w:val="none" w:sz="0" w:space="0" w:color="auto"/>
                <w:bottom w:val="none" w:sz="0" w:space="0" w:color="auto"/>
                <w:right w:val="none" w:sz="0" w:space="0" w:color="auto"/>
              </w:divBdr>
            </w:div>
            <w:div w:id="493839452">
              <w:marLeft w:val="0"/>
              <w:marRight w:val="0"/>
              <w:marTop w:val="0"/>
              <w:marBottom w:val="0"/>
              <w:divBdr>
                <w:top w:val="none" w:sz="0" w:space="0" w:color="auto"/>
                <w:left w:val="none" w:sz="0" w:space="0" w:color="auto"/>
                <w:bottom w:val="none" w:sz="0" w:space="0" w:color="auto"/>
                <w:right w:val="none" w:sz="0" w:space="0" w:color="auto"/>
              </w:divBdr>
            </w:div>
            <w:div w:id="523712124">
              <w:marLeft w:val="0"/>
              <w:marRight w:val="0"/>
              <w:marTop w:val="0"/>
              <w:marBottom w:val="0"/>
              <w:divBdr>
                <w:top w:val="none" w:sz="0" w:space="0" w:color="auto"/>
                <w:left w:val="none" w:sz="0" w:space="0" w:color="auto"/>
                <w:bottom w:val="none" w:sz="0" w:space="0" w:color="auto"/>
                <w:right w:val="none" w:sz="0" w:space="0" w:color="auto"/>
              </w:divBdr>
            </w:div>
            <w:div w:id="532427186">
              <w:marLeft w:val="0"/>
              <w:marRight w:val="0"/>
              <w:marTop w:val="0"/>
              <w:marBottom w:val="0"/>
              <w:divBdr>
                <w:top w:val="none" w:sz="0" w:space="0" w:color="auto"/>
                <w:left w:val="none" w:sz="0" w:space="0" w:color="auto"/>
                <w:bottom w:val="none" w:sz="0" w:space="0" w:color="auto"/>
                <w:right w:val="none" w:sz="0" w:space="0" w:color="auto"/>
              </w:divBdr>
            </w:div>
            <w:div w:id="1089500452">
              <w:marLeft w:val="0"/>
              <w:marRight w:val="0"/>
              <w:marTop w:val="0"/>
              <w:marBottom w:val="0"/>
              <w:divBdr>
                <w:top w:val="none" w:sz="0" w:space="0" w:color="auto"/>
                <w:left w:val="none" w:sz="0" w:space="0" w:color="auto"/>
                <w:bottom w:val="none" w:sz="0" w:space="0" w:color="auto"/>
                <w:right w:val="none" w:sz="0" w:space="0" w:color="auto"/>
              </w:divBdr>
            </w:div>
            <w:div w:id="1147933884">
              <w:marLeft w:val="0"/>
              <w:marRight w:val="0"/>
              <w:marTop w:val="0"/>
              <w:marBottom w:val="0"/>
              <w:divBdr>
                <w:top w:val="none" w:sz="0" w:space="0" w:color="auto"/>
                <w:left w:val="none" w:sz="0" w:space="0" w:color="auto"/>
                <w:bottom w:val="none" w:sz="0" w:space="0" w:color="auto"/>
                <w:right w:val="none" w:sz="0" w:space="0" w:color="auto"/>
              </w:divBdr>
            </w:div>
            <w:div w:id="1243493672">
              <w:marLeft w:val="0"/>
              <w:marRight w:val="0"/>
              <w:marTop w:val="0"/>
              <w:marBottom w:val="0"/>
              <w:divBdr>
                <w:top w:val="none" w:sz="0" w:space="0" w:color="auto"/>
                <w:left w:val="none" w:sz="0" w:space="0" w:color="auto"/>
                <w:bottom w:val="none" w:sz="0" w:space="0" w:color="auto"/>
                <w:right w:val="none" w:sz="0" w:space="0" w:color="auto"/>
              </w:divBdr>
            </w:div>
            <w:div w:id="1356734845">
              <w:marLeft w:val="0"/>
              <w:marRight w:val="0"/>
              <w:marTop w:val="0"/>
              <w:marBottom w:val="0"/>
              <w:divBdr>
                <w:top w:val="none" w:sz="0" w:space="0" w:color="auto"/>
                <w:left w:val="none" w:sz="0" w:space="0" w:color="auto"/>
                <w:bottom w:val="none" w:sz="0" w:space="0" w:color="auto"/>
                <w:right w:val="none" w:sz="0" w:space="0" w:color="auto"/>
              </w:divBdr>
            </w:div>
            <w:div w:id="1728457131">
              <w:marLeft w:val="0"/>
              <w:marRight w:val="0"/>
              <w:marTop w:val="0"/>
              <w:marBottom w:val="0"/>
              <w:divBdr>
                <w:top w:val="none" w:sz="0" w:space="0" w:color="auto"/>
                <w:left w:val="none" w:sz="0" w:space="0" w:color="auto"/>
                <w:bottom w:val="none" w:sz="0" w:space="0" w:color="auto"/>
                <w:right w:val="none" w:sz="0" w:space="0" w:color="auto"/>
              </w:divBdr>
            </w:div>
            <w:div w:id="21177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9005">
      <w:bodyDiv w:val="1"/>
      <w:marLeft w:val="0"/>
      <w:marRight w:val="0"/>
      <w:marTop w:val="0"/>
      <w:marBottom w:val="0"/>
      <w:divBdr>
        <w:top w:val="none" w:sz="0" w:space="0" w:color="auto"/>
        <w:left w:val="none" w:sz="0" w:space="0" w:color="auto"/>
        <w:bottom w:val="none" w:sz="0" w:space="0" w:color="auto"/>
        <w:right w:val="none" w:sz="0" w:space="0" w:color="auto"/>
      </w:divBdr>
    </w:div>
    <w:div w:id="1300577424">
      <w:bodyDiv w:val="1"/>
      <w:marLeft w:val="0"/>
      <w:marRight w:val="0"/>
      <w:marTop w:val="0"/>
      <w:marBottom w:val="0"/>
      <w:divBdr>
        <w:top w:val="none" w:sz="0" w:space="0" w:color="auto"/>
        <w:left w:val="none" w:sz="0" w:space="0" w:color="auto"/>
        <w:bottom w:val="none" w:sz="0" w:space="0" w:color="auto"/>
        <w:right w:val="none" w:sz="0" w:space="0" w:color="auto"/>
      </w:divBdr>
    </w:div>
    <w:div w:id="1350913398">
      <w:bodyDiv w:val="1"/>
      <w:marLeft w:val="0"/>
      <w:marRight w:val="0"/>
      <w:marTop w:val="0"/>
      <w:marBottom w:val="0"/>
      <w:divBdr>
        <w:top w:val="none" w:sz="0" w:space="0" w:color="auto"/>
        <w:left w:val="none" w:sz="0" w:space="0" w:color="auto"/>
        <w:bottom w:val="none" w:sz="0" w:space="0" w:color="auto"/>
        <w:right w:val="none" w:sz="0" w:space="0" w:color="auto"/>
      </w:divBdr>
      <w:divsChild>
        <w:div w:id="2033263097">
          <w:marLeft w:val="850"/>
          <w:marRight w:val="0"/>
          <w:marTop w:val="100"/>
          <w:marBottom w:val="0"/>
          <w:divBdr>
            <w:top w:val="none" w:sz="0" w:space="0" w:color="auto"/>
            <w:left w:val="none" w:sz="0" w:space="0" w:color="auto"/>
            <w:bottom w:val="none" w:sz="0" w:space="0" w:color="auto"/>
            <w:right w:val="none" w:sz="0" w:space="0" w:color="auto"/>
          </w:divBdr>
        </w:div>
      </w:divsChild>
    </w:div>
    <w:div w:id="1364863864">
      <w:bodyDiv w:val="1"/>
      <w:marLeft w:val="0"/>
      <w:marRight w:val="0"/>
      <w:marTop w:val="0"/>
      <w:marBottom w:val="0"/>
      <w:divBdr>
        <w:top w:val="none" w:sz="0" w:space="0" w:color="auto"/>
        <w:left w:val="none" w:sz="0" w:space="0" w:color="auto"/>
        <w:bottom w:val="none" w:sz="0" w:space="0" w:color="auto"/>
        <w:right w:val="none" w:sz="0" w:space="0" w:color="auto"/>
      </w:divBdr>
    </w:div>
    <w:div w:id="1375930644">
      <w:marLeft w:val="0"/>
      <w:marRight w:val="0"/>
      <w:marTop w:val="0"/>
      <w:marBottom w:val="0"/>
      <w:divBdr>
        <w:top w:val="none" w:sz="0" w:space="0" w:color="auto"/>
        <w:left w:val="none" w:sz="0" w:space="0" w:color="auto"/>
        <w:bottom w:val="none" w:sz="0" w:space="0" w:color="auto"/>
        <w:right w:val="none" w:sz="0" w:space="0" w:color="auto"/>
      </w:divBdr>
    </w:div>
    <w:div w:id="1388801621">
      <w:bodyDiv w:val="1"/>
      <w:marLeft w:val="0"/>
      <w:marRight w:val="0"/>
      <w:marTop w:val="0"/>
      <w:marBottom w:val="0"/>
      <w:divBdr>
        <w:top w:val="none" w:sz="0" w:space="0" w:color="auto"/>
        <w:left w:val="none" w:sz="0" w:space="0" w:color="auto"/>
        <w:bottom w:val="none" w:sz="0" w:space="0" w:color="auto"/>
        <w:right w:val="none" w:sz="0" w:space="0" w:color="auto"/>
      </w:divBdr>
    </w:div>
    <w:div w:id="1389111490">
      <w:bodyDiv w:val="1"/>
      <w:marLeft w:val="0"/>
      <w:marRight w:val="0"/>
      <w:marTop w:val="0"/>
      <w:marBottom w:val="0"/>
      <w:divBdr>
        <w:top w:val="none" w:sz="0" w:space="0" w:color="auto"/>
        <w:left w:val="none" w:sz="0" w:space="0" w:color="auto"/>
        <w:bottom w:val="none" w:sz="0" w:space="0" w:color="auto"/>
        <w:right w:val="none" w:sz="0" w:space="0" w:color="auto"/>
      </w:divBdr>
    </w:div>
    <w:div w:id="1406220005">
      <w:bodyDiv w:val="1"/>
      <w:marLeft w:val="0"/>
      <w:marRight w:val="0"/>
      <w:marTop w:val="0"/>
      <w:marBottom w:val="0"/>
      <w:divBdr>
        <w:top w:val="none" w:sz="0" w:space="0" w:color="auto"/>
        <w:left w:val="none" w:sz="0" w:space="0" w:color="auto"/>
        <w:bottom w:val="none" w:sz="0" w:space="0" w:color="auto"/>
        <w:right w:val="none" w:sz="0" w:space="0" w:color="auto"/>
      </w:divBdr>
    </w:div>
    <w:div w:id="1484006495">
      <w:bodyDiv w:val="1"/>
      <w:marLeft w:val="0"/>
      <w:marRight w:val="0"/>
      <w:marTop w:val="0"/>
      <w:marBottom w:val="0"/>
      <w:divBdr>
        <w:top w:val="none" w:sz="0" w:space="0" w:color="auto"/>
        <w:left w:val="none" w:sz="0" w:space="0" w:color="auto"/>
        <w:bottom w:val="none" w:sz="0" w:space="0" w:color="auto"/>
        <w:right w:val="none" w:sz="0" w:space="0" w:color="auto"/>
      </w:divBdr>
    </w:div>
    <w:div w:id="1502895736">
      <w:bodyDiv w:val="1"/>
      <w:marLeft w:val="0"/>
      <w:marRight w:val="0"/>
      <w:marTop w:val="0"/>
      <w:marBottom w:val="0"/>
      <w:divBdr>
        <w:top w:val="none" w:sz="0" w:space="0" w:color="auto"/>
        <w:left w:val="none" w:sz="0" w:space="0" w:color="auto"/>
        <w:bottom w:val="none" w:sz="0" w:space="0" w:color="auto"/>
        <w:right w:val="none" w:sz="0" w:space="0" w:color="auto"/>
      </w:divBdr>
    </w:div>
    <w:div w:id="1506165836">
      <w:bodyDiv w:val="1"/>
      <w:marLeft w:val="0"/>
      <w:marRight w:val="0"/>
      <w:marTop w:val="0"/>
      <w:marBottom w:val="0"/>
      <w:divBdr>
        <w:top w:val="none" w:sz="0" w:space="0" w:color="auto"/>
        <w:left w:val="none" w:sz="0" w:space="0" w:color="auto"/>
        <w:bottom w:val="none" w:sz="0" w:space="0" w:color="auto"/>
        <w:right w:val="none" w:sz="0" w:space="0" w:color="auto"/>
      </w:divBdr>
    </w:div>
    <w:div w:id="1518495484">
      <w:bodyDiv w:val="1"/>
      <w:marLeft w:val="0"/>
      <w:marRight w:val="0"/>
      <w:marTop w:val="0"/>
      <w:marBottom w:val="0"/>
      <w:divBdr>
        <w:top w:val="none" w:sz="0" w:space="0" w:color="auto"/>
        <w:left w:val="none" w:sz="0" w:space="0" w:color="auto"/>
        <w:bottom w:val="none" w:sz="0" w:space="0" w:color="auto"/>
        <w:right w:val="none" w:sz="0" w:space="0" w:color="auto"/>
      </w:divBdr>
    </w:div>
    <w:div w:id="1539052021">
      <w:bodyDiv w:val="1"/>
      <w:marLeft w:val="0"/>
      <w:marRight w:val="0"/>
      <w:marTop w:val="0"/>
      <w:marBottom w:val="0"/>
      <w:divBdr>
        <w:top w:val="none" w:sz="0" w:space="0" w:color="auto"/>
        <w:left w:val="none" w:sz="0" w:space="0" w:color="auto"/>
        <w:bottom w:val="none" w:sz="0" w:space="0" w:color="auto"/>
        <w:right w:val="none" w:sz="0" w:space="0" w:color="auto"/>
      </w:divBdr>
    </w:div>
    <w:div w:id="1558279678">
      <w:bodyDiv w:val="1"/>
      <w:marLeft w:val="0"/>
      <w:marRight w:val="0"/>
      <w:marTop w:val="0"/>
      <w:marBottom w:val="0"/>
      <w:divBdr>
        <w:top w:val="none" w:sz="0" w:space="0" w:color="auto"/>
        <w:left w:val="none" w:sz="0" w:space="0" w:color="auto"/>
        <w:bottom w:val="none" w:sz="0" w:space="0" w:color="auto"/>
        <w:right w:val="none" w:sz="0" w:space="0" w:color="auto"/>
      </w:divBdr>
    </w:div>
    <w:div w:id="1559583985">
      <w:bodyDiv w:val="1"/>
      <w:marLeft w:val="0"/>
      <w:marRight w:val="0"/>
      <w:marTop w:val="0"/>
      <w:marBottom w:val="0"/>
      <w:divBdr>
        <w:top w:val="none" w:sz="0" w:space="0" w:color="auto"/>
        <w:left w:val="none" w:sz="0" w:space="0" w:color="auto"/>
        <w:bottom w:val="none" w:sz="0" w:space="0" w:color="auto"/>
        <w:right w:val="none" w:sz="0" w:space="0" w:color="auto"/>
      </w:divBdr>
    </w:div>
    <w:div w:id="1584559667">
      <w:bodyDiv w:val="1"/>
      <w:marLeft w:val="0"/>
      <w:marRight w:val="0"/>
      <w:marTop w:val="0"/>
      <w:marBottom w:val="0"/>
      <w:divBdr>
        <w:top w:val="none" w:sz="0" w:space="0" w:color="auto"/>
        <w:left w:val="none" w:sz="0" w:space="0" w:color="auto"/>
        <w:bottom w:val="none" w:sz="0" w:space="0" w:color="auto"/>
        <w:right w:val="none" w:sz="0" w:space="0" w:color="auto"/>
      </w:divBdr>
      <w:divsChild>
        <w:div w:id="2108302941">
          <w:marLeft w:val="0"/>
          <w:marRight w:val="0"/>
          <w:marTop w:val="0"/>
          <w:marBottom w:val="0"/>
          <w:divBdr>
            <w:top w:val="none" w:sz="0" w:space="0" w:color="auto"/>
            <w:left w:val="none" w:sz="0" w:space="0" w:color="auto"/>
            <w:bottom w:val="none" w:sz="0" w:space="0" w:color="auto"/>
            <w:right w:val="none" w:sz="0" w:space="0" w:color="auto"/>
          </w:divBdr>
          <w:divsChild>
            <w:div w:id="463281700">
              <w:marLeft w:val="0"/>
              <w:marRight w:val="0"/>
              <w:marTop w:val="0"/>
              <w:marBottom w:val="0"/>
              <w:divBdr>
                <w:top w:val="none" w:sz="0" w:space="0" w:color="auto"/>
                <w:left w:val="none" w:sz="0" w:space="0" w:color="auto"/>
                <w:bottom w:val="none" w:sz="0" w:space="0" w:color="auto"/>
                <w:right w:val="none" w:sz="0" w:space="0" w:color="auto"/>
              </w:divBdr>
            </w:div>
            <w:div w:id="1061096852">
              <w:marLeft w:val="0"/>
              <w:marRight w:val="0"/>
              <w:marTop w:val="0"/>
              <w:marBottom w:val="0"/>
              <w:divBdr>
                <w:top w:val="none" w:sz="0" w:space="0" w:color="auto"/>
                <w:left w:val="none" w:sz="0" w:space="0" w:color="auto"/>
                <w:bottom w:val="none" w:sz="0" w:space="0" w:color="auto"/>
                <w:right w:val="none" w:sz="0" w:space="0" w:color="auto"/>
              </w:divBdr>
            </w:div>
            <w:div w:id="1744372201">
              <w:marLeft w:val="0"/>
              <w:marRight w:val="0"/>
              <w:marTop w:val="0"/>
              <w:marBottom w:val="0"/>
              <w:divBdr>
                <w:top w:val="none" w:sz="0" w:space="0" w:color="auto"/>
                <w:left w:val="none" w:sz="0" w:space="0" w:color="auto"/>
                <w:bottom w:val="none" w:sz="0" w:space="0" w:color="auto"/>
                <w:right w:val="none" w:sz="0" w:space="0" w:color="auto"/>
              </w:divBdr>
            </w:div>
            <w:div w:id="17648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1718">
      <w:bodyDiv w:val="1"/>
      <w:marLeft w:val="0"/>
      <w:marRight w:val="0"/>
      <w:marTop w:val="0"/>
      <w:marBottom w:val="0"/>
      <w:divBdr>
        <w:top w:val="none" w:sz="0" w:space="0" w:color="auto"/>
        <w:left w:val="none" w:sz="0" w:space="0" w:color="auto"/>
        <w:bottom w:val="none" w:sz="0" w:space="0" w:color="auto"/>
        <w:right w:val="none" w:sz="0" w:space="0" w:color="auto"/>
      </w:divBdr>
      <w:divsChild>
        <w:div w:id="1917084972">
          <w:marLeft w:val="0"/>
          <w:marRight w:val="0"/>
          <w:marTop w:val="0"/>
          <w:marBottom w:val="0"/>
          <w:divBdr>
            <w:top w:val="none" w:sz="0" w:space="0" w:color="auto"/>
            <w:left w:val="none" w:sz="0" w:space="0" w:color="auto"/>
            <w:bottom w:val="none" w:sz="0" w:space="0" w:color="auto"/>
            <w:right w:val="none" w:sz="0" w:space="0" w:color="auto"/>
          </w:divBdr>
          <w:divsChild>
            <w:div w:id="93668164">
              <w:marLeft w:val="0"/>
              <w:marRight w:val="0"/>
              <w:marTop w:val="0"/>
              <w:marBottom w:val="0"/>
              <w:divBdr>
                <w:top w:val="none" w:sz="0" w:space="0" w:color="auto"/>
                <w:left w:val="none" w:sz="0" w:space="0" w:color="auto"/>
                <w:bottom w:val="none" w:sz="0" w:space="0" w:color="auto"/>
                <w:right w:val="none" w:sz="0" w:space="0" w:color="auto"/>
              </w:divBdr>
            </w:div>
            <w:div w:id="677191885">
              <w:marLeft w:val="0"/>
              <w:marRight w:val="0"/>
              <w:marTop w:val="0"/>
              <w:marBottom w:val="0"/>
              <w:divBdr>
                <w:top w:val="none" w:sz="0" w:space="0" w:color="auto"/>
                <w:left w:val="none" w:sz="0" w:space="0" w:color="auto"/>
                <w:bottom w:val="none" w:sz="0" w:space="0" w:color="auto"/>
                <w:right w:val="none" w:sz="0" w:space="0" w:color="auto"/>
              </w:divBdr>
            </w:div>
            <w:div w:id="684094646">
              <w:marLeft w:val="0"/>
              <w:marRight w:val="0"/>
              <w:marTop w:val="0"/>
              <w:marBottom w:val="0"/>
              <w:divBdr>
                <w:top w:val="none" w:sz="0" w:space="0" w:color="auto"/>
                <w:left w:val="none" w:sz="0" w:space="0" w:color="auto"/>
                <w:bottom w:val="none" w:sz="0" w:space="0" w:color="auto"/>
                <w:right w:val="none" w:sz="0" w:space="0" w:color="auto"/>
              </w:divBdr>
            </w:div>
            <w:div w:id="9169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19232">
      <w:bodyDiv w:val="1"/>
      <w:marLeft w:val="0"/>
      <w:marRight w:val="0"/>
      <w:marTop w:val="0"/>
      <w:marBottom w:val="0"/>
      <w:divBdr>
        <w:top w:val="none" w:sz="0" w:space="0" w:color="auto"/>
        <w:left w:val="none" w:sz="0" w:space="0" w:color="auto"/>
        <w:bottom w:val="none" w:sz="0" w:space="0" w:color="auto"/>
        <w:right w:val="none" w:sz="0" w:space="0" w:color="auto"/>
      </w:divBdr>
      <w:divsChild>
        <w:div w:id="26301151">
          <w:marLeft w:val="0"/>
          <w:marRight w:val="0"/>
          <w:marTop w:val="0"/>
          <w:marBottom w:val="0"/>
          <w:divBdr>
            <w:top w:val="none" w:sz="0" w:space="0" w:color="auto"/>
            <w:left w:val="none" w:sz="0" w:space="0" w:color="auto"/>
            <w:bottom w:val="none" w:sz="0" w:space="0" w:color="auto"/>
            <w:right w:val="none" w:sz="0" w:space="0" w:color="auto"/>
          </w:divBdr>
        </w:div>
      </w:divsChild>
    </w:div>
    <w:div w:id="1611279484">
      <w:bodyDiv w:val="1"/>
      <w:marLeft w:val="0"/>
      <w:marRight w:val="0"/>
      <w:marTop w:val="0"/>
      <w:marBottom w:val="0"/>
      <w:divBdr>
        <w:top w:val="none" w:sz="0" w:space="0" w:color="auto"/>
        <w:left w:val="none" w:sz="0" w:space="0" w:color="auto"/>
        <w:bottom w:val="none" w:sz="0" w:space="0" w:color="auto"/>
        <w:right w:val="none" w:sz="0" w:space="0" w:color="auto"/>
      </w:divBdr>
    </w:div>
    <w:div w:id="1624268872">
      <w:marLeft w:val="0"/>
      <w:marRight w:val="0"/>
      <w:marTop w:val="0"/>
      <w:marBottom w:val="0"/>
      <w:divBdr>
        <w:top w:val="none" w:sz="0" w:space="0" w:color="auto"/>
        <w:left w:val="none" w:sz="0" w:space="0" w:color="auto"/>
        <w:bottom w:val="none" w:sz="0" w:space="0" w:color="auto"/>
        <w:right w:val="none" w:sz="0" w:space="0" w:color="auto"/>
      </w:divBdr>
    </w:div>
    <w:div w:id="1626155544">
      <w:bodyDiv w:val="1"/>
      <w:marLeft w:val="0"/>
      <w:marRight w:val="0"/>
      <w:marTop w:val="0"/>
      <w:marBottom w:val="0"/>
      <w:divBdr>
        <w:top w:val="none" w:sz="0" w:space="0" w:color="auto"/>
        <w:left w:val="none" w:sz="0" w:space="0" w:color="auto"/>
        <w:bottom w:val="none" w:sz="0" w:space="0" w:color="auto"/>
        <w:right w:val="none" w:sz="0" w:space="0" w:color="auto"/>
      </w:divBdr>
      <w:divsChild>
        <w:div w:id="2124155030">
          <w:marLeft w:val="0"/>
          <w:marRight w:val="0"/>
          <w:marTop w:val="0"/>
          <w:marBottom w:val="0"/>
          <w:divBdr>
            <w:top w:val="none" w:sz="0" w:space="0" w:color="auto"/>
            <w:left w:val="none" w:sz="0" w:space="0" w:color="auto"/>
            <w:bottom w:val="none" w:sz="0" w:space="0" w:color="auto"/>
            <w:right w:val="none" w:sz="0" w:space="0" w:color="auto"/>
          </w:divBdr>
          <w:divsChild>
            <w:div w:id="80297520">
              <w:marLeft w:val="0"/>
              <w:marRight w:val="0"/>
              <w:marTop w:val="0"/>
              <w:marBottom w:val="0"/>
              <w:divBdr>
                <w:top w:val="none" w:sz="0" w:space="0" w:color="auto"/>
                <w:left w:val="none" w:sz="0" w:space="0" w:color="auto"/>
                <w:bottom w:val="none" w:sz="0" w:space="0" w:color="auto"/>
                <w:right w:val="none" w:sz="0" w:space="0" w:color="auto"/>
              </w:divBdr>
            </w:div>
            <w:div w:id="490684537">
              <w:marLeft w:val="0"/>
              <w:marRight w:val="0"/>
              <w:marTop w:val="0"/>
              <w:marBottom w:val="0"/>
              <w:divBdr>
                <w:top w:val="none" w:sz="0" w:space="0" w:color="auto"/>
                <w:left w:val="none" w:sz="0" w:space="0" w:color="auto"/>
                <w:bottom w:val="none" w:sz="0" w:space="0" w:color="auto"/>
                <w:right w:val="none" w:sz="0" w:space="0" w:color="auto"/>
              </w:divBdr>
            </w:div>
            <w:div w:id="647055646">
              <w:marLeft w:val="0"/>
              <w:marRight w:val="0"/>
              <w:marTop w:val="0"/>
              <w:marBottom w:val="0"/>
              <w:divBdr>
                <w:top w:val="none" w:sz="0" w:space="0" w:color="auto"/>
                <w:left w:val="none" w:sz="0" w:space="0" w:color="auto"/>
                <w:bottom w:val="none" w:sz="0" w:space="0" w:color="auto"/>
                <w:right w:val="none" w:sz="0" w:space="0" w:color="auto"/>
              </w:divBdr>
            </w:div>
            <w:div w:id="737362475">
              <w:marLeft w:val="0"/>
              <w:marRight w:val="0"/>
              <w:marTop w:val="0"/>
              <w:marBottom w:val="0"/>
              <w:divBdr>
                <w:top w:val="none" w:sz="0" w:space="0" w:color="auto"/>
                <w:left w:val="none" w:sz="0" w:space="0" w:color="auto"/>
                <w:bottom w:val="none" w:sz="0" w:space="0" w:color="auto"/>
                <w:right w:val="none" w:sz="0" w:space="0" w:color="auto"/>
              </w:divBdr>
            </w:div>
            <w:div w:id="812910831">
              <w:marLeft w:val="0"/>
              <w:marRight w:val="0"/>
              <w:marTop w:val="0"/>
              <w:marBottom w:val="0"/>
              <w:divBdr>
                <w:top w:val="none" w:sz="0" w:space="0" w:color="auto"/>
                <w:left w:val="none" w:sz="0" w:space="0" w:color="auto"/>
                <w:bottom w:val="none" w:sz="0" w:space="0" w:color="auto"/>
                <w:right w:val="none" w:sz="0" w:space="0" w:color="auto"/>
              </w:divBdr>
            </w:div>
            <w:div w:id="1040134769">
              <w:marLeft w:val="0"/>
              <w:marRight w:val="0"/>
              <w:marTop w:val="0"/>
              <w:marBottom w:val="0"/>
              <w:divBdr>
                <w:top w:val="none" w:sz="0" w:space="0" w:color="auto"/>
                <w:left w:val="none" w:sz="0" w:space="0" w:color="auto"/>
                <w:bottom w:val="none" w:sz="0" w:space="0" w:color="auto"/>
                <w:right w:val="none" w:sz="0" w:space="0" w:color="auto"/>
              </w:divBdr>
            </w:div>
            <w:div w:id="1170367057">
              <w:marLeft w:val="0"/>
              <w:marRight w:val="0"/>
              <w:marTop w:val="0"/>
              <w:marBottom w:val="0"/>
              <w:divBdr>
                <w:top w:val="none" w:sz="0" w:space="0" w:color="auto"/>
                <w:left w:val="none" w:sz="0" w:space="0" w:color="auto"/>
                <w:bottom w:val="none" w:sz="0" w:space="0" w:color="auto"/>
                <w:right w:val="none" w:sz="0" w:space="0" w:color="auto"/>
              </w:divBdr>
            </w:div>
            <w:div w:id="1339505631">
              <w:marLeft w:val="0"/>
              <w:marRight w:val="0"/>
              <w:marTop w:val="0"/>
              <w:marBottom w:val="0"/>
              <w:divBdr>
                <w:top w:val="none" w:sz="0" w:space="0" w:color="auto"/>
                <w:left w:val="none" w:sz="0" w:space="0" w:color="auto"/>
                <w:bottom w:val="none" w:sz="0" w:space="0" w:color="auto"/>
                <w:right w:val="none" w:sz="0" w:space="0" w:color="auto"/>
              </w:divBdr>
            </w:div>
            <w:div w:id="1457990480">
              <w:marLeft w:val="0"/>
              <w:marRight w:val="0"/>
              <w:marTop w:val="0"/>
              <w:marBottom w:val="0"/>
              <w:divBdr>
                <w:top w:val="none" w:sz="0" w:space="0" w:color="auto"/>
                <w:left w:val="none" w:sz="0" w:space="0" w:color="auto"/>
                <w:bottom w:val="none" w:sz="0" w:space="0" w:color="auto"/>
                <w:right w:val="none" w:sz="0" w:space="0" w:color="auto"/>
              </w:divBdr>
            </w:div>
            <w:div w:id="1752265829">
              <w:marLeft w:val="0"/>
              <w:marRight w:val="0"/>
              <w:marTop w:val="0"/>
              <w:marBottom w:val="0"/>
              <w:divBdr>
                <w:top w:val="none" w:sz="0" w:space="0" w:color="auto"/>
                <w:left w:val="none" w:sz="0" w:space="0" w:color="auto"/>
                <w:bottom w:val="none" w:sz="0" w:space="0" w:color="auto"/>
                <w:right w:val="none" w:sz="0" w:space="0" w:color="auto"/>
              </w:divBdr>
            </w:div>
            <w:div w:id="21294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3624">
      <w:bodyDiv w:val="1"/>
      <w:marLeft w:val="0"/>
      <w:marRight w:val="0"/>
      <w:marTop w:val="0"/>
      <w:marBottom w:val="0"/>
      <w:divBdr>
        <w:top w:val="none" w:sz="0" w:space="0" w:color="auto"/>
        <w:left w:val="none" w:sz="0" w:space="0" w:color="auto"/>
        <w:bottom w:val="none" w:sz="0" w:space="0" w:color="auto"/>
        <w:right w:val="none" w:sz="0" w:space="0" w:color="auto"/>
      </w:divBdr>
    </w:div>
    <w:div w:id="1730809763">
      <w:bodyDiv w:val="1"/>
      <w:marLeft w:val="0"/>
      <w:marRight w:val="0"/>
      <w:marTop w:val="0"/>
      <w:marBottom w:val="0"/>
      <w:divBdr>
        <w:top w:val="none" w:sz="0" w:space="0" w:color="auto"/>
        <w:left w:val="none" w:sz="0" w:space="0" w:color="auto"/>
        <w:bottom w:val="none" w:sz="0" w:space="0" w:color="auto"/>
        <w:right w:val="none" w:sz="0" w:space="0" w:color="auto"/>
      </w:divBdr>
    </w:div>
    <w:div w:id="1799951768">
      <w:bodyDiv w:val="1"/>
      <w:marLeft w:val="0"/>
      <w:marRight w:val="0"/>
      <w:marTop w:val="0"/>
      <w:marBottom w:val="0"/>
      <w:divBdr>
        <w:top w:val="none" w:sz="0" w:space="0" w:color="auto"/>
        <w:left w:val="none" w:sz="0" w:space="0" w:color="auto"/>
        <w:bottom w:val="none" w:sz="0" w:space="0" w:color="auto"/>
        <w:right w:val="none" w:sz="0" w:space="0" w:color="auto"/>
      </w:divBdr>
    </w:div>
    <w:div w:id="1802189271">
      <w:bodyDiv w:val="1"/>
      <w:marLeft w:val="0"/>
      <w:marRight w:val="0"/>
      <w:marTop w:val="0"/>
      <w:marBottom w:val="0"/>
      <w:divBdr>
        <w:top w:val="none" w:sz="0" w:space="0" w:color="auto"/>
        <w:left w:val="none" w:sz="0" w:space="0" w:color="auto"/>
        <w:bottom w:val="none" w:sz="0" w:space="0" w:color="auto"/>
        <w:right w:val="none" w:sz="0" w:space="0" w:color="auto"/>
      </w:divBdr>
      <w:divsChild>
        <w:div w:id="529687992">
          <w:marLeft w:val="850"/>
          <w:marRight w:val="0"/>
          <w:marTop w:val="100"/>
          <w:marBottom w:val="0"/>
          <w:divBdr>
            <w:top w:val="none" w:sz="0" w:space="0" w:color="auto"/>
            <w:left w:val="none" w:sz="0" w:space="0" w:color="auto"/>
            <w:bottom w:val="none" w:sz="0" w:space="0" w:color="auto"/>
            <w:right w:val="none" w:sz="0" w:space="0" w:color="auto"/>
          </w:divBdr>
        </w:div>
      </w:divsChild>
    </w:div>
    <w:div w:id="1839349400">
      <w:bodyDiv w:val="1"/>
      <w:marLeft w:val="0"/>
      <w:marRight w:val="0"/>
      <w:marTop w:val="0"/>
      <w:marBottom w:val="0"/>
      <w:divBdr>
        <w:top w:val="none" w:sz="0" w:space="0" w:color="auto"/>
        <w:left w:val="none" w:sz="0" w:space="0" w:color="auto"/>
        <w:bottom w:val="none" w:sz="0" w:space="0" w:color="auto"/>
        <w:right w:val="none" w:sz="0" w:space="0" w:color="auto"/>
      </w:divBdr>
      <w:divsChild>
        <w:div w:id="2041316585">
          <w:marLeft w:val="0"/>
          <w:marRight w:val="0"/>
          <w:marTop w:val="0"/>
          <w:marBottom w:val="0"/>
          <w:divBdr>
            <w:top w:val="none" w:sz="0" w:space="0" w:color="auto"/>
            <w:left w:val="none" w:sz="0" w:space="0" w:color="auto"/>
            <w:bottom w:val="none" w:sz="0" w:space="0" w:color="auto"/>
            <w:right w:val="none" w:sz="0" w:space="0" w:color="auto"/>
          </w:divBdr>
        </w:div>
      </w:divsChild>
    </w:div>
    <w:div w:id="1883663684">
      <w:bodyDiv w:val="1"/>
      <w:marLeft w:val="0"/>
      <w:marRight w:val="0"/>
      <w:marTop w:val="0"/>
      <w:marBottom w:val="0"/>
      <w:divBdr>
        <w:top w:val="none" w:sz="0" w:space="0" w:color="auto"/>
        <w:left w:val="none" w:sz="0" w:space="0" w:color="auto"/>
        <w:bottom w:val="none" w:sz="0" w:space="0" w:color="auto"/>
        <w:right w:val="none" w:sz="0" w:space="0" w:color="auto"/>
      </w:divBdr>
    </w:div>
    <w:div w:id="1892695539">
      <w:bodyDiv w:val="1"/>
      <w:marLeft w:val="0"/>
      <w:marRight w:val="0"/>
      <w:marTop w:val="0"/>
      <w:marBottom w:val="0"/>
      <w:divBdr>
        <w:top w:val="none" w:sz="0" w:space="0" w:color="auto"/>
        <w:left w:val="none" w:sz="0" w:space="0" w:color="auto"/>
        <w:bottom w:val="none" w:sz="0" w:space="0" w:color="auto"/>
        <w:right w:val="none" w:sz="0" w:space="0" w:color="auto"/>
      </w:divBdr>
    </w:div>
    <w:div w:id="1907834023">
      <w:bodyDiv w:val="1"/>
      <w:marLeft w:val="0"/>
      <w:marRight w:val="0"/>
      <w:marTop w:val="0"/>
      <w:marBottom w:val="0"/>
      <w:divBdr>
        <w:top w:val="none" w:sz="0" w:space="0" w:color="auto"/>
        <w:left w:val="none" w:sz="0" w:space="0" w:color="auto"/>
        <w:bottom w:val="none" w:sz="0" w:space="0" w:color="auto"/>
        <w:right w:val="none" w:sz="0" w:space="0" w:color="auto"/>
      </w:divBdr>
    </w:div>
    <w:div w:id="1941331102">
      <w:marLeft w:val="0"/>
      <w:marRight w:val="0"/>
      <w:marTop w:val="0"/>
      <w:marBottom w:val="0"/>
      <w:divBdr>
        <w:top w:val="none" w:sz="0" w:space="0" w:color="auto"/>
        <w:left w:val="none" w:sz="0" w:space="0" w:color="auto"/>
        <w:bottom w:val="none" w:sz="0" w:space="0" w:color="auto"/>
        <w:right w:val="none" w:sz="0" w:space="0" w:color="auto"/>
      </w:divBdr>
    </w:div>
    <w:div w:id="1957446661">
      <w:marLeft w:val="0"/>
      <w:marRight w:val="0"/>
      <w:marTop w:val="0"/>
      <w:marBottom w:val="0"/>
      <w:divBdr>
        <w:top w:val="none" w:sz="0" w:space="0" w:color="auto"/>
        <w:left w:val="none" w:sz="0" w:space="0" w:color="auto"/>
        <w:bottom w:val="none" w:sz="0" w:space="0" w:color="auto"/>
        <w:right w:val="none" w:sz="0" w:space="0" w:color="auto"/>
      </w:divBdr>
    </w:div>
    <w:div w:id="1997680180">
      <w:bodyDiv w:val="1"/>
      <w:marLeft w:val="0"/>
      <w:marRight w:val="0"/>
      <w:marTop w:val="0"/>
      <w:marBottom w:val="0"/>
      <w:divBdr>
        <w:top w:val="none" w:sz="0" w:space="0" w:color="auto"/>
        <w:left w:val="none" w:sz="0" w:space="0" w:color="auto"/>
        <w:bottom w:val="none" w:sz="0" w:space="0" w:color="auto"/>
        <w:right w:val="none" w:sz="0" w:space="0" w:color="auto"/>
      </w:divBdr>
    </w:div>
    <w:div w:id="2021008618">
      <w:bodyDiv w:val="1"/>
      <w:marLeft w:val="0"/>
      <w:marRight w:val="0"/>
      <w:marTop w:val="0"/>
      <w:marBottom w:val="0"/>
      <w:divBdr>
        <w:top w:val="none" w:sz="0" w:space="0" w:color="auto"/>
        <w:left w:val="none" w:sz="0" w:space="0" w:color="auto"/>
        <w:bottom w:val="none" w:sz="0" w:space="0" w:color="auto"/>
        <w:right w:val="none" w:sz="0" w:space="0" w:color="auto"/>
      </w:divBdr>
    </w:div>
    <w:div w:id="2024894191">
      <w:marLeft w:val="0"/>
      <w:marRight w:val="0"/>
      <w:marTop w:val="0"/>
      <w:marBottom w:val="0"/>
      <w:divBdr>
        <w:top w:val="none" w:sz="0" w:space="0" w:color="auto"/>
        <w:left w:val="none" w:sz="0" w:space="0" w:color="auto"/>
        <w:bottom w:val="none" w:sz="0" w:space="0" w:color="auto"/>
        <w:right w:val="none" w:sz="0" w:space="0" w:color="auto"/>
      </w:divBdr>
    </w:div>
    <w:div w:id="2031449838">
      <w:marLeft w:val="0"/>
      <w:marRight w:val="0"/>
      <w:marTop w:val="0"/>
      <w:marBottom w:val="0"/>
      <w:divBdr>
        <w:top w:val="none" w:sz="0" w:space="0" w:color="auto"/>
        <w:left w:val="none" w:sz="0" w:space="0" w:color="auto"/>
        <w:bottom w:val="none" w:sz="0" w:space="0" w:color="auto"/>
        <w:right w:val="none" w:sz="0" w:space="0" w:color="auto"/>
      </w:divBdr>
    </w:div>
    <w:div w:id="2068718800">
      <w:marLeft w:val="0"/>
      <w:marRight w:val="0"/>
      <w:marTop w:val="0"/>
      <w:marBottom w:val="0"/>
      <w:divBdr>
        <w:top w:val="none" w:sz="0" w:space="0" w:color="auto"/>
        <w:left w:val="none" w:sz="0" w:space="0" w:color="auto"/>
        <w:bottom w:val="none" w:sz="0" w:space="0" w:color="auto"/>
        <w:right w:val="none" w:sz="0" w:space="0" w:color="auto"/>
      </w:divBdr>
    </w:div>
    <w:div w:id="2084331662">
      <w:bodyDiv w:val="1"/>
      <w:marLeft w:val="0"/>
      <w:marRight w:val="0"/>
      <w:marTop w:val="0"/>
      <w:marBottom w:val="0"/>
      <w:divBdr>
        <w:top w:val="none" w:sz="0" w:space="0" w:color="auto"/>
        <w:left w:val="none" w:sz="0" w:space="0" w:color="auto"/>
        <w:bottom w:val="none" w:sz="0" w:space="0" w:color="auto"/>
        <w:right w:val="none" w:sz="0" w:space="0" w:color="auto"/>
      </w:divBdr>
    </w:div>
    <w:div w:id="213478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emf"/></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package" Target="embeddings/Microsoft_Excel_Worksheet2.xlsx"/><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package" Target="embeddings/Microsoft_Excel_Worksheet1.xlsx"/><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chroederM\Local%20Settings\Temp\sie_whitepaper_portrait_A4_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AssignedTo xmlns="http://schemas.microsoft.com/sharepoint/v3">
      <UserInfo>
        <DisplayName/>
        <AccountId xsi:nil="true"/>
        <AccountType/>
      </UserInfo>
    </AssignedTo>
    <TaskDueDate xmlns="http://schemas.microsoft.com/sharepoint/v3/fields" xsi:nil="true"/>
    <Status xmlns="http://schemas.microsoft.com/sharepoint/v3/fields">Not Started</Status>
    <RelatedItems xmlns="http://schemas.microsoft.com/sharepoint/v3">[]</RelatedItems>
    <EYThirdPartyAccessible xmlns="F5528D74-122F-4A45-BED6-41E0F376BF47">false</EYThirdPartyAccessible>
    <EYMarkCompleteHistory xmlns="F5528D74-122F-4A45-BED6-41E0F376BF47" xsi:nil="true"/>
    <EYPriority xmlns="F5528D74-122F-4A45-BED6-41E0F376BF47" xsi:nil="true"/>
    <EYSupportingLinks xmlns="F5528D74-122F-4A45-BED6-41E0F376BF47" xsi:nil="true"/>
    <EYReviewers xmlns="F5528D74-122F-4A45-BED6-41E0F376BF47">
      <UserInfo>
        <DisplayName/>
        <AccountId xsi:nil="true"/>
        <AccountType/>
      </UserInfo>
    </EYReviewers>
    <EYRelationID xmlns="F5528D74-122F-4A45-BED6-41E0F376BF47" xsi:nil="true"/>
    <EYWorkProductIndicator xmlns="F5528D74-122F-4A45-BED6-41E0F376BF47">false</EYWorkProductIndicator>
    <EYDocID xmlns="F5528D74-122F-4A45-BED6-41E0F376BF47">0SHA1549</EYDocID>
    <EYApplySignOffHistory xmlns="F5528D74-122F-4A45-BED6-41E0F376BF47" xsi:nil="true"/>
    <EYNotes xmlns="F5528D74-122F-4A45-BED6-41E0F376BF47" xsi:nil="true"/>
    <EYPaperProfile xmlns="F5528D74-122F-4A45-BED6-41E0F376BF47">false</EYPaperProfile>
    <EYClientAccessible xmlns="F5528D74-122F-4A45-BED6-41E0F376BF47">false</EYClientAccessible>
    <EYSignOff xmlns="F5528D74-122F-4A45-BED6-41E0F376BF47" xsi:nil="true"/>
    <EYRemoveSignOffHistory xmlns="F5528D74-122F-4A45-BED6-41E0F376BF47" xsi:nil="true"/>
    <EYIncludeInArchive xmlns="F5528D74-122F-4A45-BED6-41E0F376BF47">false</EYIncludeInArchive>
    <EYReviewHistory xmlns="F5528D74-122F-4A45-BED6-41E0F376BF47" xsi:nil="true"/>
    <EYHealthIndicator xmlns="F5528D74-122F-4A45-BED6-41E0F376BF4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Word Document" ma:contentTypeID="0x010100F523930DC4D3412AB80968DE96874C520093D453813A5749DAAE72C3A5A673BF8500656540EAACCB4C42A9CD6F992B5964BF009B3D3E0CA2FD7E49B8C8D4E191E1AB25" ma:contentTypeVersion="1" ma:contentTypeDescription="EY Service Delivery Word Document Content Type" ma:contentTypeScope="" ma:versionID="f52e134e693cf393bfa8ac486716b727">
  <xsd:schema xmlns:xsd="http://www.w3.org/2001/XMLSchema" xmlns:xs="http://www.w3.org/2001/XMLSchema" xmlns:p="http://schemas.microsoft.com/office/2006/metadata/properties" xmlns:ns1="http://schemas.microsoft.com/sharepoint/v3" xmlns:ns2="F5528D74-122F-4A45-BED6-41E0F376BF47" xmlns:ns3="http://schemas.microsoft.com/sharepoint/v3/fields" targetNamespace="http://schemas.microsoft.com/office/2006/metadata/properties" ma:root="true" ma:fieldsID="99a3b04e103abfaacac01a7e1e0dd941" ns1:_="" ns2:_="" ns3:_="">
    <xsd:import namespace="http://schemas.microsoft.com/sharepoint/v3"/>
    <xsd:import namespace="F5528D74-122F-4A45-BED6-41E0F376BF47"/>
    <xsd:import namespace="http://schemas.microsoft.com/sharepoint/v3/fields"/>
    <xsd:element name="properties">
      <xsd:complexType>
        <xsd:sequence>
          <xsd:element name="documentManagement">
            <xsd:complexType>
              <xsd:all>
                <xsd:element ref="ns2:EYDocID" minOccurs="0"/>
                <xsd:element ref="ns2:EYPaperProfile" minOccurs="0"/>
                <xsd:element ref="ns2:EYWorkProductIndicator" minOccurs="0"/>
                <xsd:element ref="ns2:EYIncludeInArchive" minOccurs="0"/>
                <xsd:element ref="ns3:Status"/>
                <xsd:element ref="ns2:EYHealthIndicator" minOccurs="0"/>
                <xsd:element ref="ns2:EYClientAccessible" minOccurs="0"/>
                <xsd:element ref="ns2:EYThirdPartyAccessible" minOccurs="0"/>
                <xsd:element ref="ns2:EYPriority" minOccurs="0"/>
                <xsd:element ref="ns3:TaskDueDate" minOccurs="0"/>
                <xsd:element ref="ns1:AssignedTo" minOccurs="0"/>
                <xsd:element ref="ns2:EYSupportingLinks" minOccurs="0"/>
                <xsd:element ref="ns2:EYReviewers" minOccurs="0"/>
                <xsd:element ref="ns2:EYNotes" minOccurs="0"/>
                <xsd:element ref="ns2:EYSignOff" minOccurs="0"/>
                <xsd:element ref="ns2:EYReviewHistory" minOccurs="0"/>
                <xsd:element ref="ns2:EYApplySignOffHistory" minOccurs="0"/>
                <xsd:element ref="ns2:EYRemoveSignOffHistory" minOccurs="0"/>
                <xsd:element ref="ns2:EYMarkCompleteHistory" minOccurs="0"/>
                <xsd:element ref="ns2:EYRelationID" minOccurs="0"/>
                <xsd:element ref="ns1:RelatedItem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18" nillable="true" ma:displayName="Assigned To" ma:list="UserInfo" ma:SharePointGroup="22"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latedItems" ma:index="28" nillable="true" ma:displayName="Related Items" ma:internalName="RelatedItems"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528D74-122F-4A45-BED6-41E0F376BF47" elementFormDefault="qualified">
    <xsd:import namespace="http://schemas.microsoft.com/office/2006/documentManagement/types"/>
    <xsd:import namespace="http://schemas.microsoft.com/office/infopath/2007/PartnerControls"/>
    <xsd:element name="EYDocID" ma:index="8" nillable="true" ma:displayName="Doc ID" ma:internalName="EYDocID">
      <xsd:simpleType>
        <xsd:restriction base="dms:Text"/>
      </xsd:simpleType>
    </xsd:element>
    <xsd:element name="EYPaperProfile" ma:index="9" nillable="true" ma:displayName="Paper Profile" ma:description="Selecting this box will indicate that this document only resides as a physical copy" ma:internalName="EYPaperProfile">
      <xsd:simpleType>
        <xsd:restriction base="dms:Boolean"/>
      </xsd:simpleType>
    </xsd:element>
    <xsd:element name="EYWorkProductIndicator" ma:index="10" nillable="true" ma:displayName="WP Indicator" ma:description="Selecting this box will highlight the document as a work product on views and reports" ma:internalName="EYWorkProductIndicator">
      <xsd:simpleType>
        <xsd:restriction base="dms:Boolean"/>
      </xsd:simpleType>
    </xsd:element>
    <xsd:element name="EYIncludeInArchive" ma:index="11" nillable="true" ma:displayName="Include in Archive" ma:description="Selecting this box will flag this document to be included in the archive file" ma:internalName="EYIncludeInArchive">
      <xsd:simpleType>
        <xsd:restriction base="dms:Boolean"/>
      </xsd:simpleType>
    </xsd:element>
    <xsd:element name="EYHealthIndicator" ma:index="13" nillable="true" ma:displayName="Health" ma:internalName="EYHealthIndicator">
      <xsd:simpleType>
        <xsd:restriction base="dms:Choice">
          <xsd:enumeration value="Green"/>
          <xsd:enumeration value="Yellow"/>
          <xsd:enumeration value="Red"/>
        </xsd:restriction>
      </xsd:simpleType>
    </xsd:element>
    <xsd:element name="EYClientAccessible" ma:index="14" nillable="true" ma:displayName="Client Accessible" ma:default="false" ma:description="Selecting this box will allow client resources on the team to access this item" ma:internalName="EYClientAccessible">
      <xsd:simpleType>
        <xsd:restriction base="dms:Boolean"/>
      </xsd:simpleType>
    </xsd:element>
    <xsd:element name="EYThirdPartyAccessible" ma:index="15" nillable="true" ma:displayName="Third Party Accessible" ma:default="false" ma:description="Selecting this box will allow third party resources on the team to access this item" ma:internalName="EYThirdPartyAccessible">
      <xsd:simpleType>
        <xsd:restriction base="dms:Boolean"/>
      </xsd:simpleType>
    </xsd:element>
    <xsd:element name="EYPriority" ma:index="16" nillable="true" ma:displayName="Priority" ma:internalName="EYPriority">
      <xsd:simpleType>
        <xsd:restriction base="dms:Choice">
          <xsd:enumeration value="High"/>
          <xsd:enumeration value="Medium"/>
          <xsd:enumeration value="Low"/>
        </xsd:restriction>
      </xsd:simpleType>
    </xsd:element>
    <xsd:element name="EYSupportingLinks" ma:index="19" nillable="true" ma:displayName="Supporting Links" ma:internalName="EYSupportingLinks">
      <xsd:simpleType>
        <xsd:restriction base="dms:Note">
          <xsd:maxLength value="255"/>
        </xsd:restriction>
      </xsd:simpleType>
    </xsd:element>
    <xsd:element name="EYReviewers" ma:index="20" nillable="true" ma:displayName="Reviewers" ma:list="UserInfo" ma:SharePointGroup="22" ma:internalName="EYReview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YNotes" ma:index="21" nillable="true" ma:displayName="Comments" ma:internalName="EYNotes">
      <xsd:simpleType>
        <xsd:restriction base="dms:Note">
          <xsd:maxLength value="255"/>
        </xsd:restriction>
      </xsd:simpleType>
    </xsd:element>
    <xsd:element name="EYSignOff" ma:index="22" nillable="true" ma:displayName="Sign Offs" ma:internalName="EYSignOff">
      <xsd:simpleType>
        <xsd:restriction base="dms:Unknown"/>
      </xsd:simpleType>
    </xsd:element>
    <xsd:element name="EYReviewHistory" ma:index="23" nillable="true" ma:displayName="Review History" ma:hidden="true" ma:internalName="EYReviewHistory">
      <xsd:simpleType>
        <xsd:restriction base="dms:Text"/>
      </xsd:simpleType>
    </xsd:element>
    <xsd:element name="EYApplySignOffHistory" ma:index="24" nillable="true" ma:displayName="Apply SignOff History" ma:hidden="true" ma:internalName="EYApplySignOffHistory">
      <xsd:simpleType>
        <xsd:restriction base="dms:Text"/>
      </xsd:simpleType>
    </xsd:element>
    <xsd:element name="EYRemoveSignOffHistory" ma:index="25" nillable="true" ma:displayName="Remove SignOff History" ma:hidden="true" ma:internalName="EYRemoveSignOffHistory">
      <xsd:simpleType>
        <xsd:restriction base="dms:Text"/>
      </xsd:simpleType>
    </xsd:element>
    <xsd:element name="EYMarkCompleteHistory" ma:index="26" nillable="true" ma:displayName="Mark Complete History" ma:hidden="true" ma:internalName="EYMarkCompleteHistory">
      <xsd:simpleType>
        <xsd:restriction base="dms:Text"/>
      </xsd:simpleType>
    </xsd:element>
    <xsd:element name="EYRelationID" ma:index="27" nillable="true" ma:displayName="Relation ID" ma:hidden="true" ma:internalName="EYRelationID">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Status" ma:index="12" ma:displayName="Status" ma:default="Not Started" ma:internalName="Status">
      <xsd:simpleType>
        <xsd:restriction base="dms:Choice">
          <xsd:enumeration value="Not Started"/>
          <xsd:enumeration value="In Progress"/>
          <xsd:enumeration value="In Review"/>
          <xsd:enumeration value="Completed"/>
        </xsd:restriction>
      </xsd:simpleType>
    </xsd:element>
    <xsd:element name="TaskDueDate" ma:index="17" nillable="true" ma:displayName="Due Date" ma:format="DateOnly" ma:internalName="TaskDue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Urls xmlns="http://schemas.microsoft.com/sharepoint/v3/contenttype/forms/url">
  <Display>/sites/4u400miwsa29/1/SharedDocuments/Forms/EYDisplayForm.aspx</Display>
  <Edit>/sites/4u400miwsa29/1/SharedDocuments/Forms/EYEditForm.aspx</Edit>
</FormUrl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76904-F379-45FB-8CFC-E40550665261}">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 ds:uri="F5528D74-122F-4A45-BED6-41E0F376BF47"/>
  </ds:schemaRefs>
</ds:datastoreItem>
</file>

<file path=customXml/itemProps2.xml><?xml version="1.0" encoding="utf-8"?>
<ds:datastoreItem xmlns:ds="http://schemas.openxmlformats.org/officeDocument/2006/customXml" ds:itemID="{8223A956-A541-4F5E-B06B-03E4D2A99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5528D74-122F-4A45-BED6-41E0F376BF47"/>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C11959-57DC-4E61-8BD5-97E0E7C68BED}">
  <ds:schemaRefs>
    <ds:schemaRef ds:uri="http://schemas.microsoft.com/sharepoint/v3/contenttype/forms/url"/>
  </ds:schemaRefs>
</ds:datastoreItem>
</file>

<file path=customXml/itemProps4.xml><?xml version="1.0" encoding="utf-8"?>
<ds:datastoreItem xmlns:ds="http://schemas.openxmlformats.org/officeDocument/2006/customXml" ds:itemID="{0BE7CA6B-47D0-47D1-A166-33D008DBED1E}">
  <ds:schemaRefs>
    <ds:schemaRef ds:uri="http://schemas.microsoft.com/sharepoint/v3/contenttype/forms"/>
  </ds:schemaRefs>
</ds:datastoreItem>
</file>

<file path=customXml/itemProps5.xml><?xml version="1.0" encoding="utf-8"?>
<ds:datastoreItem xmlns:ds="http://schemas.openxmlformats.org/officeDocument/2006/customXml" ds:itemID="{67A604A0-AD5E-4199-B496-63DFE939E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sie_whitepaper_portrait_A4_v1.dot</Template>
  <TotalTime>114</TotalTime>
  <Pages>1</Pages>
  <Words>2117</Words>
  <Characters>12068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FDS_C_XX_NNN FDS Conversion template.docx</vt:lpstr>
    </vt:vector>
  </TitlesOfParts>
  <Company>EY</Company>
  <LinksUpToDate>false</LinksUpToDate>
  <CharactersWithSpaces>14157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FDS_C_XX_NNN FDS Conversion template.docx</dc:title>
  <dc:subject/>
  <dc:creator>EY</dc:creator>
  <cp:keywords/>
  <dc:description/>
  <cp:lastModifiedBy>Andrew Paradise</cp:lastModifiedBy>
  <cp:revision>3</cp:revision>
  <cp:lastPrinted>2007-03-27T11:32:00Z</cp:lastPrinted>
  <dcterms:created xsi:type="dcterms:W3CDTF">2019-05-01T17:12:00Z</dcterms:created>
  <dcterms:modified xsi:type="dcterms:W3CDTF">2019-05-01T19:06:00Z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0x010100F523930DC4D3412AB80968DE96874C520093D453813A5749DAAE72C3A5A673BF8500656540EAACCB4C42A9CD6F992B5964BF009B3D3E0CA2FD7E49B8C8D4E191E1AB25</vt:lpwstr>
  </property>
</Properties>
</file>